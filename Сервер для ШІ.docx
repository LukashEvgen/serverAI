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7196D"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p>
    <w:p w14:paraId="44773F6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hyperlink r:id="rId5" w:history="1">
        <w:r w:rsidRPr="00FE6477">
          <w:rPr>
            <w:rFonts w:ascii="Segoe UI" w:eastAsia="Times New Roman" w:hAnsi="Segoe UI" w:cs="Segoe UI"/>
            <w:color w:val="0000FF"/>
            <w:kern w:val="0"/>
            <w:sz w:val="27"/>
            <w:szCs w:val="27"/>
            <w:bdr w:val="single" w:sz="2" w:space="0" w:color="1F1F1E" w:frame="1"/>
            <w14:ligatures w14:val="none"/>
          </w:rPr>
          <w:t>Сервер для ШІ</w:t>
        </w:r>
      </w:hyperlink>
      <w:r w:rsidRPr="00FE6477">
        <w:rPr>
          <w:rFonts w:ascii="Segoe UI" w:eastAsia="Times New Roman" w:hAnsi="Segoe UI" w:cs="Segoe UI"/>
          <w:color w:val="373734"/>
          <w:kern w:val="0"/>
          <w:sz w:val="27"/>
          <w:szCs w:val="27"/>
          <w:bdr w:val="single" w:sz="2" w:space="0" w:color="1F1F1E" w:frame="1"/>
          <w14:ligatures w14:val="none"/>
        </w:rPr>
        <w:t>/</w:t>
      </w:r>
    </w:p>
    <w:p w14:paraId="2DC8B707"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Claude finished the response</w:t>
      </w:r>
    </w:p>
    <w:p w14:paraId="0822422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Конфігурація сервера буде така: Ryzen 9000x, RTX 4000 Blackwell (24GB) 2 штуки, ssd, 1.</w:t>
      </w:r>
    </w:p>
    <w:p w14:paraId="2550143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Конфігурація сервера буде така: Ryzen 9000x, RTX 4000 Blackwell (24GB) 2 штуки, ssd, 1.6 TB . Які програми треба встановити для сервера який буде навчатись на документах адвоката (біля 500 судових справ) також планую встановлювати pipecclip (оркестратор для агентів), яку нейронку ставити?</w:t>
      </w:r>
    </w:p>
    <w:p w14:paraId="0C23E06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24 квіт.</w:t>
      </w:r>
    </w:p>
    <w:p w14:paraId="57650DF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Відмінна конфігурація для локального AI-сервера!</w:t>
      </w:r>
    </w:p>
    <w:p w14:paraId="5AD56CD5" w14:textId="77777777" w:rsidR="00FE6477" w:rsidRPr="00FE6477" w:rsidRDefault="00FE6477" w:rsidP="00FE6477">
      <w:pPr>
        <w:spacing w:after="0" w:line="240" w:lineRule="auto"/>
        <w:rPr>
          <w:rFonts w:ascii="Georgia" w:eastAsia="Times New Roman" w:hAnsi="Georgia" w:cs="Times New Roman"/>
          <w:kern w:val="0"/>
          <w:sz w:val="27"/>
          <w:szCs w:val="27"/>
          <w:bdr w:val="single" w:sz="2" w:space="0" w:color="1F1F1E" w:frame="1"/>
          <w14:ligatures w14:val="none"/>
        </w:rPr>
      </w:pPr>
      <w:r w:rsidRPr="00FE6477">
        <w:rPr>
          <w:rFonts w:ascii="Segoe UI" w:eastAsia="Times New Roman" w:hAnsi="Segoe UI" w:cs="Segoe UI"/>
          <w:color w:val="121212"/>
          <w:kern w:val="0"/>
          <w:sz w:val="27"/>
          <w:szCs w:val="27"/>
          <w:bdr w:val="single" w:sz="2" w:space="0" w:color="1F1F1E" w:frame="1"/>
          <w14:ligatures w14:val="none"/>
        </w:rPr>
        <w:t>Reading legal analyst skill</w:t>
      </w:r>
    </w:p>
    <w:p w14:paraId="48BD18B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Georgia" w:eastAsia="Times New Roman" w:hAnsi="Georgia" w:cs="Segoe UI"/>
          <w:color w:val="121212"/>
          <w:kern w:val="0"/>
          <w:sz w:val="27"/>
          <w:szCs w:val="27"/>
          <w:bdr w:val="single" w:sz="2" w:space="0" w:color="1F1F1E" w:frame="1"/>
          <w14:ligatures w14:val="none"/>
        </w:rPr>
        <w:t>Reading legal analyst skill</w:t>
      </w:r>
    </w:p>
    <w:p w14:paraId="196B2A6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Відмінна конфігурація для локального AI-сервера! Ось повний стек:</w:t>
      </w:r>
    </w:p>
    <w:p w14:paraId="3F46BB83"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178D6786">
          <v:rect id="_x0000_i1025" style="width:0;height:0" o:hralign="center" o:hrstd="t" o:hr="t" fillcolor="#a0a0a0" stroked="f"/>
        </w:pict>
      </w:r>
    </w:p>
    <w:p w14:paraId="1794615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Apple Color Emoji" w:eastAsia="Times New Roman" w:hAnsi="Apple Color Emoji" w:cs="Apple Color Emoji"/>
          <w:b/>
          <w:bCs/>
          <w:color w:val="121212"/>
          <w:kern w:val="0"/>
          <w:sz w:val="27"/>
          <w:szCs w:val="27"/>
          <w14:ligatures w14:val="none"/>
        </w:rPr>
        <w:t>🖥️</w:t>
      </w:r>
      <w:r w:rsidRPr="00FE6477">
        <w:rPr>
          <w:rFonts w:ascii="Georgia" w:eastAsia="Times New Roman" w:hAnsi="Georgia" w:cs="Segoe UI"/>
          <w:b/>
          <w:bCs/>
          <w:color w:val="121212"/>
          <w:kern w:val="0"/>
          <w:sz w:val="27"/>
          <w:szCs w:val="27"/>
          <w14:ligatures w14:val="none"/>
        </w:rPr>
        <w:t xml:space="preserve"> Стек для юридичного AI-сервера</w:t>
      </w:r>
    </w:p>
    <w:p w14:paraId="3267FF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1. ОПЕРАЦІЙНА СИСТЕМА</w:t>
      </w:r>
    </w:p>
    <w:p w14:paraId="5AB9467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Ubuntu Server 24.04 LTS</w:t>
      </w:r>
      <w:r w:rsidRPr="00FE6477">
        <w:rPr>
          <w:rFonts w:ascii="Georgia" w:eastAsia="Times New Roman" w:hAnsi="Georgia" w:cs="Segoe UI"/>
          <w:color w:val="121212"/>
          <w:kern w:val="0"/>
          <w:sz w:val="27"/>
          <w:szCs w:val="27"/>
          <w14:ligatures w14:val="none"/>
        </w:rPr>
        <w:t> — оптимально для CUDA + Python-екосистеми</w:t>
      </w:r>
    </w:p>
    <w:p w14:paraId="10D15738"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6C932EF">
          <v:rect id="_x0000_i1026" style="width:0;height:0" o:hralign="center" o:hrstd="t" o:hr="t" fillcolor="#a0a0a0" stroked="f"/>
        </w:pict>
      </w:r>
    </w:p>
    <w:p w14:paraId="4A0BA8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2. NVIDIA / GPU ДРАЙВЕРИ</w:t>
      </w:r>
    </w:p>
    <w:p w14:paraId="3C59A5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NVIDIA Driver 570+</w:t>
      </w:r>
    </w:p>
    <w:p w14:paraId="5621FA4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CUDA Toolkit 12.4+</w:t>
      </w:r>
    </w:p>
    <w:p w14:paraId="708C1EB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cuDNN 9.x</w:t>
      </w:r>
    </w:p>
    <w:p w14:paraId="4A83E611"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0FB3B798">
          <v:rect id="_x0000_i1027" style="width:0;height:0" o:hralign="center" o:hrstd="t" o:hr="t" fillcolor="#a0a0a0" stroked="f"/>
        </w:pict>
      </w:r>
    </w:p>
    <w:p w14:paraId="411DF6D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3. ФРЕЙМВОРК ДЛЯ INFERENCE</w:t>
      </w:r>
    </w:p>
    <w:p w14:paraId="35944A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Ollama</w:t>
      </w:r>
      <w:r w:rsidRPr="00FE6477">
        <w:rPr>
          <w:rFonts w:ascii="Georgia" w:eastAsia="Times New Roman" w:hAnsi="Georgia" w:cs="Segoe UI"/>
          <w:color w:val="121212"/>
          <w:kern w:val="0"/>
          <w:sz w:val="27"/>
          <w:szCs w:val="27"/>
          <w14:ligatures w14:val="none"/>
        </w:rPr>
        <w:t> — найпростіший старт, запускає моделі локально через REST API</w:t>
      </w:r>
    </w:p>
    <w:p w14:paraId="14EFCFD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F06076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curl</w:t>
      </w:r>
      <w:r w:rsidRPr="00FE6477">
        <w:rPr>
          <w:rFonts w:ascii="Courier New" w:eastAsia="Times New Roman" w:hAnsi="Courier New" w:cs="Courier New"/>
          <w:color w:val="14181F"/>
          <w:kern w:val="0"/>
          <w:sz w:val="20"/>
          <w:szCs w:val="20"/>
          <w:bdr w:val="single" w:sz="2" w:space="0" w:color="1F1F1E" w:frame="1"/>
          <w14:ligatures w14:val="none"/>
        </w:rPr>
        <w:t xml:space="preserve"> -fsSL https://ollama.ai/install.sh | </w:t>
      </w:r>
      <w:r w:rsidRPr="00FE6477">
        <w:rPr>
          <w:rFonts w:ascii="Courier New" w:eastAsia="Times New Roman" w:hAnsi="Courier New" w:cs="Courier New"/>
          <w:color w:val="0051C2"/>
          <w:kern w:val="0"/>
          <w:sz w:val="20"/>
          <w:szCs w:val="20"/>
          <w:bdr w:val="single" w:sz="2" w:space="0" w:color="1F1F1E" w:frame="1"/>
          <w14:ligatures w14:val="none"/>
        </w:rPr>
        <w:t>sh</w:t>
      </w:r>
    </w:p>
    <w:p w14:paraId="355619F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або vLLM</w:t>
      </w:r>
      <w:r w:rsidRPr="00FE6477">
        <w:rPr>
          <w:rFonts w:ascii="Georgia" w:eastAsia="Times New Roman" w:hAnsi="Georgia" w:cs="Segoe UI"/>
          <w:color w:val="121212"/>
          <w:kern w:val="0"/>
          <w:sz w:val="27"/>
          <w:szCs w:val="27"/>
          <w14:ligatures w14:val="none"/>
        </w:rPr>
        <w:t> — якщо потрібна висока пропускна здатність (краще для сервера з агентами)</w:t>
      </w:r>
    </w:p>
    <w:p w14:paraId="432FBB27"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92BA28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vllm</w:t>
      </w:r>
    </w:p>
    <w:p w14:paraId="3A0618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З двома RTX 4000 (48 GB VRAM сумарно) — </w:t>
      </w:r>
      <w:r w:rsidRPr="00FE6477">
        <w:rPr>
          <w:rFonts w:ascii="Georgia" w:eastAsia="Times New Roman" w:hAnsi="Georgia" w:cs="Segoe UI"/>
          <w:b/>
          <w:bCs/>
          <w:color w:val="121212"/>
          <w:kern w:val="0"/>
          <w:sz w:val="27"/>
          <w:szCs w:val="27"/>
          <w:bdr w:val="single" w:sz="2" w:space="0" w:color="1F1F1E" w:frame="1"/>
          <w14:ligatures w14:val="none"/>
        </w:rPr>
        <w:t>vLLM з tensor parallelism</w:t>
      </w:r>
      <w:r w:rsidRPr="00FE6477">
        <w:rPr>
          <w:rFonts w:ascii="Georgia" w:eastAsia="Times New Roman" w:hAnsi="Georgia" w:cs="Segoe UI"/>
          <w:color w:val="121212"/>
          <w:kern w:val="0"/>
          <w:sz w:val="27"/>
          <w:szCs w:val="27"/>
          <w14:ligatures w14:val="none"/>
        </w:rPr>
        <w:t> дасть кращу продуктивність.</w:t>
      </w:r>
    </w:p>
    <w:p w14:paraId="16F2B743"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7C97019B">
          <v:rect id="_x0000_i1028" style="width:0;height:0" o:hralign="center" o:hrstd="t" o:hr="t" fillcolor="#a0a0a0" stroked="f"/>
        </w:pict>
      </w:r>
    </w:p>
    <w:p w14:paraId="786D34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4. ЯКУ МОДЕЛЬ СТАВИТИ</w:t>
      </w:r>
    </w:p>
    <w:p w14:paraId="108B62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 48 GB VRAM оптимально:</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89"/>
        <w:gridCol w:w="1538"/>
        <w:gridCol w:w="5627"/>
      </w:tblGrid>
      <w:tr w:rsidR="00FE6477" w:rsidRPr="00FE6477" w14:paraId="3494FAE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E56B60F"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Модель</w:t>
            </w:r>
          </w:p>
        </w:tc>
        <w:tc>
          <w:tcPr>
            <w:tcW w:w="0" w:type="auto"/>
            <w:tcBorders>
              <w:top w:val="single" w:sz="2" w:space="0" w:color="auto"/>
              <w:left w:val="single" w:sz="2" w:space="0" w:color="auto"/>
              <w:bottom w:val="single" w:sz="2" w:space="0" w:color="auto"/>
              <w:right w:val="single" w:sz="2" w:space="0" w:color="auto"/>
            </w:tcBorders>
            <w:hideMark/>
          </w:tcPr>
          <w:p w14:paraId="6F934466"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VRAM</w:t>
            </w:r>
          </w:p>
        </w:tc>
        <w:tc>
          <w:tcPr>
            <w:tcW w:w="0" w:type="auto"/>
            <w:tcBorders>
              <w:top w:val="single" w:sz="2" w:space="0" w:color="auto"/>
              <w:left w:val="single" w:sz="2" w:space="0" w:color="auto"/>
              <w:bottom w:val="single" w:sz="2" w:space="0" w:color="auto"/>
              <w:right w:val="single" w:sz="2" w:space="0" w:color="auto"/>
            </w:tcBorders>
            <w:hideMark/>
          </w:tcPr>
          <w:p w14:paraId="7FB3ECEB"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Для чого</w:t>
            </w:r>
          </w:p>
        </w:tc>
      </w:tr>
      <w:tr w:rsidR="00FE6477" w:rsidRPr="00FE6477" w14:paraId="0CAE1114" w14:textId="77777777">
        <w:tc>
          <w:tcPr>
            <w:tcW w:w="0" w:type="auto"/>
            <w:tcBorders>
              <w:top w:val="single" w:sz="2" w:space="0" w:color="auto"/>
              <w:left w:val="single" w:sz="2" w:space="0" w:color="auto"/>
              <w:bottom w:val="single" w:sz="2" w:space="0" w:color="auto"/>
              <w:right w:val="single" w:sz="2" w:space="0" w:color="auto"/>
            </w:tcBorders>
            <w:hideMark/>
          </w:tcPr>
          <w:p w14:paraId="526AD37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Mistral Large 2 (123B, Q4)</w:t>
            </w:r>
          </w:p>
        </w:tc>
        <w:tc>
          <w:tcPr>
            <w:tcW w:w="0" w:type="auto"/>
            <w:tcBorders>
              <w:top w:val="single" w:sz="2" w:space="0" w:color="auto"/>
              <w:left w:val="single" w:sz="2" w:space="0" w:color="auto"/>
              <w:bottom w:val="single" w:sz="2" w:space="0" w:color="auto"/>
              <w:right w:val="single" w:sz="2" w:space="0" w:color="auto"/>
            </w:tcBorders>
            <w:hideMark/>
          </w:tcPr>
          <w:p w14:paraId="673FBB7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~65 GB — не влізе</w:t>
            </w:r>
          </w:p>
        </w:tc>
        <w:tc>
          <w:tcPr>
            <w:tcW w:w="0" w:type="auto"/>
            <w:tcBorders>
              <w:top w:val="single" w:sz="2" w:space="0" w:color="auto"/>
              <w:left w:val="single" w:sz="2" w:space="0" w:color="auto"/>
              <w:bottom w:val="single" w:sz="2" w:space="0" w:color="auto"/>
              <w:right w:val="single" w:sz="2" w:space="0" w:color="auto"/>
            </w:tcBorders>
            <w:hideMark/>
          </w:tcPr>
          <w:p w14:paraId="1306F33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w:t>
            </w:r>
          </w:p>
        </w:tc>
      </w:tr>
      <w:tr w:rsidR="00FE6477" w:rsidRPr="00FE6477" w14:paraId="46F6A0FC" w14:textId="77777777">
        <w:tc>
          <w:tcPr>
            <w:tcW w:w="0" w:type="auto"/>
            <w:tcBorders>
              <w:top w:val="single" w:sz="2" w:space="0" w:color="auto"/>
              <w:left w:val="single" w:sz="2" w:space="0" w:color="auto"/>
              <w:bottom w:val="single" w:sz="2" w:space="0" w:color="auto"/>
              <w:right w:val="single" w:sz="2" w:space="0" w:color="auto"/>
            </w:tcBorders>
            <w:hideMark/>
          </w:tcPr>
          <w:p w14:paraId="0CD1DC4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Qwen2.5-72B Q4</w:t>
            </w:r>
          </w:p>
        </w:tc>
        <w:tc>
          <w:tcPr>
            <w:tcW w:w="0" w:type="auto"/>
            <w:tcBorders>
              <w:top w:val="single" w:sz="2" w:space="0" w:color="auto"/>
              <w:left w:val="single" w:sz="2" w:space="0" w:color="auto"/>
              <w:bottom w:val="single" w:sz="2" w:space="0" w:color="auto"/>
              <w:right w:val="single" w:sz="2" w:space="0" w:color="auto"/>
            </w:tcBorders>
            <w:hideMark/>
          </w:tcPr>
          <w:p w14:paraId="69FD13A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 xml:space="preserve">~40 GB </w:t>
            </w:r>
            <w:r w:rsidRPr="00FE6477">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2CE77816"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Найкращий варіант — відмінне розуміння документів, підтримує українську</w:t>
            </w:r>
          </w:p>
        </w:tc>
      </w:tr>
      <w:tr w:rsidR="00FE6477" w:rsidRPr="00FE6477" w14:paraId="7B621787" w14:textId="77777777">
        <w:tc>
          <w:tcPr>
            <w:tcW w:w="0" w:type="auto"/>
            <w:tcBorders>
              <w:top w:val="single" w:sz="2" w:space="0" w:color="auto"/>
              <w:left w:val="single" w:sz="2" w:space="0" w:color="auto"/>
              <w:bottom w:val="single" w:sz="2" w:space="0" w:color="auto"/>
              <w:right w:val="single" w:sz="2" w:space="0" w:color="auto"/>
            </w:tcBorders>
            <w:hideMark/>
          </w:tcPr>
          <w:p w14:paraId="7E8AB7D6"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Llama 3.3-70B Q4</w:t>
            </w:r>
          </w:p>
        </w:tc>
        <w:tc>
          <w:tcPr>
            <w:tcW w:w="0" w:type="auto"/>
            <w:tcBorders>
              <w:top w:val="single" w:sz="2" w:space="0" w:color="auto"/>
              <w:left w:val="single" w:sz="2" w:space="0" w:color="auto"/>
              <w:bottom w:val="single" w:sz="2" w:space="0" w:color="auto"/>
              <w:right w:val="single" w:sz="2" w:space="0" w:color="auto"/>
            </w:tcBorders>
            <w:hideMark/>
          </w:tcPr>
          <w:p w14:paraId="2ABB9A3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 xml:space="preserve">~40 GB </w:t>
            </w:r>
            <w:r w:rsidRPr="00FE6477">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7A17BAB1"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Сильна альтернатива</w:t>
            </w:r>
          </w:p>
        </w:tc>
      </w:tr>
      <w:tr w:rsidR="00FE6477" w:rsidRPr="00FE6477" w14:paraId="540490FA" w14:textId="77777777">
        <w:tc>
          <w:tcPr>
            <w:tcW w:w="0" w:type="auto"/>
            <w:tcBorders>
              <w:top w:val="single" w:sz="2" w:space="0" w:color="auto"/>
              <w:left w:val="single" w:sz="2" w:space="0" w:color="auto"/>
              <w:bottom w:val="single" w:sz="2" w:space="0" w:color="auto"/>
              <w:right w:val="single" w:sz="2" w:space="0" w:color="auto"/>
            </w:tcBorders>
            <w:hideMark/>
          </w:tcPr>
          <w:p w14:paraId="7D2D8037"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Gemma 3-27B</w:t>
            </w:r>
          </w:p>
        </w:tc>
        <w:tc>
          <w:tcPr>
            <w:tcW w:w="0" w:type="auto"/>
            <w:tcBorders>
              <w:top w:val="single" w:sz="2" w:space="0" w:color="auto"/>
              <w:left w:val="single" w:sz="2" w:space="0" w:color="auto"/>
              <w:bottom w:val="single" w:sz="2" w:space="0" w:color="auto"/>
              <w:right w:val="single" w:sz="2" w:space="0" w:color="auto"/>
            </w:tcBorders>
            <w:hideMark/>
          </w:tcPr>
          <w:p w14:paraId="559CA6A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 xml:space="preserve">~18 GB </w:t>
            </w:r>
            <w:r w:rsidRPr="00FE6477">
              <w:rPr>
                <w:rFonts w:ascii="Apple Color Emoji" w:eastAsia="Times New Roman" w:hAnsi="Apple Color Emoji" w:cs="Apple Color Emoji"/>
                <w:kern w:val="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75B24B6D"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Швидший, менш потужний</w:t>
            </w:r>
          </w:p>
        </w:tc>
      </w:tr>
    </w:tbl>
    <w:p w14:paraId="4E3AB4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Рекомендація: Qwen2.5-72B (Q4_K_M)</w:t>
      </w:r>
      <w:r w:rsidRPr="00FE6477">
        <w:rPr>
          <w:rFonts w:ascii="Georgia" w:eastAsia="Times New Roman" w:hAnsi="Georgia" w:cs="Segoe UI"/>
          <w:color w:val="121212"/>
          <w:kern w:val="0"/>
          <w:sz w:val="27"/>
          <w:szCs w:val="27"/>
          <w14:ligatures w14:val="none"/>
        </w:rPr>
        <w:t> — найкраще розуміє юридичні тексти, підтримує українську мову, вміщується в 2 GPU.</w:t>
      </w:r>
    </w:p>
    <w:p w14:paraId="3D34A268"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48258AC6">
          <v:rect id="_x0000_i1029" style="width:0;height:0" o:hralign="center" o:hrstd="t" o:hr="t" fillcolor="#a0a0a0" stroked="f"/>
        </w:pict>
      </w:r>
    </w:p>
    <w:p w14:paraId="2747514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5. RAG-СИСТЕМА (навчання на справах)</w:t>
      </w:r>
    </w:p>
    <w:p w14:paraId="76055D3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Для 500 судових справ потрібен </w:t>
      </w:r>
      <w:r w:rsidRPr="00FE6477">
        <w:rPr>
          <w:rFonts w:ascii="Georgia" w:eastAsia="Times New Roman" w:hAnsi="Georgia" w:cs="Segoe UI"/>
          <w:b/>
          <w:bCs/>
          <w:color w:val="121212"/>
          <w:kern w:val="0"/>
          <w:sz w:val="27"/>
          <w:szCs w:val="27"/>
          <w:bdr w:val="single" w:sz="2" w:space="0" w:color="1F1F1E" w:frame="1"/>
          <w14:ligatures w14:val="none"/>
        </w:rPr>
        <w:t>RAG pipeline</w:t>
      </w:r>
      <w:r w:rsidRPr="00FE6477">
        <w:rPr>
          <w:rFonts w:ascii="Georgia" w:eastAsia="Times New Roman" w:hAnsi="Georgia" w:cs="Segoe UI"/>
          <w:color w:val="121212"/>
          <w:kern w:val="0"/>
          <w:sz w:val="27"/>
          <w:szCs w:val="27"/>
          <w14:ligatures w14:val="none"/>
        </w:rPr>
        <w:t>:</w:t>
      </w:r>
    </w:p>
    <w:p w14:paraId="46D6EE9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LlamaIndex або LangChain  ←→  векторна БД  ←→  LLM</w:t>
      </w:r>
    </w:p>
    <w:p w14:paraId="3E8AD87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Векторна БД:</w:t>
      </w:r>
    </w:p>
    <w:p w14:paraId="6F9F1203" w14:textId="77777777" w:rsidR="00FE6477" w:rsidRPr="00FE6477" w:rsidRDefault="00FE6477" w:rsidP="00FE6477">
      <w:pPr>
        <w:numPr>
          <w:ilvl w:val="0"/>
          <w:numId w:val="1"/>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Qdrant</w:t>
      </w:r>
      <w:r w:rsidRPr="00FE6477">
        <w:rPr>
          <w:rFonts w:ascii="Georgia" w:eastAsia="Times New Roman" w:hAnsi="Georgia" w:cs="Segoe UI"/>
          <w:color w:val="121212"/>
          <w:kern w:val="0"/>
          <w:sz w:val="27"/>
          <w:szCs w:val="27"/>
          <w14:ligatures w14:val="none"/>
        </w:rPr>
        <w:t> — рекомендую, локальний Docker, швидкий</w:t>
      </w:r>
    </w:p>
    <w:p w14:paraId="4482F38D" w14:textId="77777777" w:rsidR="00FE6477" w:rsidRPr="00FE6477" w:rsidRDefault="00FE6477" w:rsidP="00FE6477">
      <w:pPr>
        <w:numPr>
          <w:ilvl w:val="0"/>
          <w:numId w:val="1"/>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ChromaDB — простіший, підійде для старту</w:t>
      </w:r>
    </w:p>
    <w:p w14:paraId="6EC648C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Парсинг документів:</w:t>
      </w:r>
    </w:p>
    <w:p w14:paraId="47E3E5D8" w14:textId="77777777" w:rsidR="00FE6477" w:rsidRPr="00FE6477" w:rsidRDefault="00FE6477" w:rsidP="00FE6477">
      <w:pPr>
        <w:numPr>
          <w:ilvl w:val="0"/>
          <w:numId w:val="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Courier New" w:eastAsia="Times New Roman" w:hAnsi="Courier New" w:cs="Courier New"/>
          <w:color w:val="8D2525"/>
          <w:kern w:val="0"/>
          <w:sz w:val="20"/>
          <w:szCs w:val="20"/>
          <w:bdr w:val="single" w:sz="2" w:space="0" w:color="auto" w:frame="1"/>
          <w14:ligatures w14:val="none"/>
        </w:rPr>
        <w:t>unstructured</w:t>
      </w:r>
      <w:r w:rsidRPr="00FE6477">
        <w:rPr>
          <w:rFonts w:ascii="Georgia" w:eastAsia="Times New Roman" w:hAnsi="Georgia" w:cs="Segoe UI"/>
          <w:color w:val="121212"/>
          <w:kern w:val="0"/>
          <w:sz w:val="27"/>
          <w:szCs w:val="27"/>
          <w14:ligatures w14:val="none"/>
        </w:rPr>
        <w:t> — PDF, DOCX, DOC</w:t>
      </w:r>
    </w:p>
    <w:p w14:paraId="0CF57599" w14:textId="77777777" w:rsidR="00FE6477" w:rsidRPr="00FE6477" w:rsidRDefault="00FE6477" w:rsidP="00FE6477">
      <w:pPr>
        <w:numPr>
          <w:ilvl w:val="0"/>
          <w:numId w:val="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Courier New" w:eastAsia="Times New Roman" w:hAnsi="Courier New" w:cs="Courier New"/>
          <w:color w:val="8D2525"/>
          <w:kern w:val="0"/>
          <w:sz w:val="20"/>
          <w:szCs w:val="20"/>
          <w:bdr w:val="single" w:sz="2" w:space="0" w:color="auto" w:frame="1"/>
          <w14:ligatures w14:val="none"/>
        </w:rPr>
        <w:t>pypdf2</w:t>
      </w:r>
      <w:r w:rsidRPr="00FE6477">
        <w:rPr>
          <w:rFonts w:ascii="Georgia" w:eastAsia="Times New Roman" w:hAnsi="Georgia" w:cs="Segoe UI"/>
          <w:color w:val="121212"/>
          <w:kern w:val="0"/>
          <w:sz w:val="27"/>
          <w:szCs w:val="27"/>
          <w14:ligatures w14:val="none"/>
        </w:rPr>
        <w:t> / </w:t>
      </w:r>
      <w:r w:rsidRPr="00FE6477">
        <w:rPr>
          <w:rFonts w:ascii="Courier New" w:eastAsia="Times New Roman" w:hAnsi="Courier New" w:cs="Courier New"/>
          <w:color w:val="8D2525"/>
          <w:kern w:val="0"/>
          <w:sz w:val="20"/>
          <w:szCs w:val="20"/>
          <w:bdr w:val="single" w:sz="2" w:space="0" w:color="auto" w:frame="1"/>
          <w14:ligatures w14:val="none"/>
        </w:rPr>
        <w:t>pdfplumber</w:t>
      </w:r>
      <w:r w:rsidRPr="00FE6477">
        <w:rPr>
          <w:rFonts w:ascii="Georgia" w:eastAsia="Times New Roman" w:hAnsi="Georgia" w:cs="Segoe UI"/>
          <w:color w:val="121212"/>
          <w:kern w:val="0"/>
          <w:sz w:val="27"/>
          <w:szCs w:val="27"/>
          <w14:ligatures w14:val="none"/>
        </w:rPr>
        <w:t> — для PDF-справ</w:t>
      </w:r>
    </w:p>
    <w:p w14:paraId="3FAD3829" w14:textId="77777777" w:rsidR="00FE6477" w:rsidRPr="00FE6477" w:rsidRDefault="00FE6477" w:rsidP="00FE6477">
      <w:pPr>
        <w:numPr>
          <w:ilvl w:val="0"/>
          <w:numId w:val="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Courier New" w:eastAsia="Times New Roman" w:hAnsi="Courier New" w:cs="Courier New"/>
          <w:color w:val="8D2525"/>
          <w:kern w:val="0"/>
          <w:sz w:val="20"/>
          <w:szCs w:val="20"/>
          <w:bdr w:val="single" w:sz="2" w:space="0" w:color="auto" w:frame="1"/>
          <w14:ligatures w14:val="none"/>
        </w:rPr>
        <w:t>python-docx</w:t>
      </w:r>
      <w:r w:rsidRPr="00FE6477">
        <w:rPr>
          <w:rFonts w:ascii="Georgia" w:eastAsia="Times New Roman" w:hAnsi="Georgia" w:cs="Segoe UI"/>
          <w:color w:val="121212"/>
          <w:kern w:val="0"/>
          <w:sz w:val="27"/>
          <w:szCs w:val="27"/>
          <w14:ligatures w14:val="none"/>
        </w:rPr>
        <w:t> — для Word</w:t>
      </w:r>
    </w:p>
    <w:p w14:paraId="735064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Ембединги (локально):</w:t>
      </w:r>
    </w:p>
    <w:p w14:paraId="6E3E6365" w14:textId="77777777" w:rsidR="00FE6477" w:rsidRPr="00FE6477" w:rsidRDefault="00FE6477" w:rsidP="00FE6477">
      <w:pPr>
        <w:numPr>
          <w:ilvl w:val="0"/>
          <w:numId w:val="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Courier New" w:eastAsia="Times New Roman" w:hAnsi="Courier New" w:cs="Courier New"/>
          <w:color w:val="8D2525"/>
          <w:kern w:val="0"/>
          <w:sz w:val="20"/>
          <w:szCs w:val="20"/>
          <w:bdr w:val="single" w:sz="2" w:space="0" w:color="auto" w:frame="1"/>
          <w14:ligatures w14:val="none"/>
        </w:rPr>
        <w:t>multilingual-e5-large</w:t>
      </w:r>
      <w:r w:rsidRPr="00FE6477">
        <w:rPr>
          <w:rFonts w:ascii="Georgia" w:eastAsia="Times New Roman" w:hAnsi="Georgia" w:cs="Segoe UI"/>
          <w:color w:val="121212"/>
          <w:kern w:val="0"/>
          <w:sz w:val="27"/>
          <w:szCs w:val="27"/>
          <w14:ligatures w14:val="none"/>
        </w:rPr>
        <w:t> або </w:t>
      </w:r>
      <w:r w:rsidRPr="00FE6477">
        <w:rPr>
          <w:rFonts w:ascii="Courier New" w:eastAsia="Times New Roman" w:hAnsi="Courier New" w:cs="Courier New"/>
          <w:color w:val="8D2525"/>
          <w:kern w:val="0"/>
          <w:sz w:val="20"/>
          <w:szCs w:val="20"/>
          <w:bdr w:val="single" w:sz="2" w:space="0" w:color="auto" w:frame="1"/>
          <w14:ligatures w14:val="none"/>
        </w:rPr>
        <w:t>bge-m3</w:t>
      </w:r>
      <w:r w:rsidRPr="00FE6477">
        <w:rPr>
          <w:rFonts w:ascii="Georgia" w:eastAsia="Times New Roman" w:hAnsi="Georgia" w:cs="Segoe UI"/>
          <w:color w:val="121212"/>
          <w:kern w:val="0"/>
          <w:sz w:val="27"/>
          <w:szCs w:val="27"/>
          <w14:ligatures w14:val="none"/>
        </w:rPr>
        <w:t> — підтримують українську</w:t>
      </w:r>
    </w:p>
    <w:p w14:paraId="6A7809B5"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349A452">
          <v:rect id="_x0000_i1030" style="width:0;height:0" o:hralign="center" o:hrstd="t" o:hr="t" fillcolor="#a0a0a0" stroked="f"/>
        </w:pict>
      </w:r>
    </w:p>
    <w:p w14:paraId="1A1953E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6. ОРКЕСТРАТОР — PipeCat (не PipeCclip?)</w:t>
      </w:r>
    </w:p>
    <w:p w14:paraId="58B37A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Якщо мається на увазі </w:t>
      </w:r>
      <w:r w:rsidRPr="00FE6477">
        <w:rPr>
          <w:rFonts w:ascii="Georgia" w:eastAsia="Times New Roman" w:hAnsi="Georgia" w:cs="Segoe UI"/>
          <w:b/>
          <w:bCs/>
          <w:color w:val="121212"/>
          <w:kern w:val="0"/>
          <w:sz w:val="27"/>
          <w:szCs w:val="27"/>
          <w:bdr w:val="single" w:sz="2" w:space="0" w:color="1F1F1E" w:frame="1"/>
          <w14:ligatures w14:val="none"/>
        </w:rPr>
        <w:t>PipeCat</w:t>
      </w:r>
      <w:r w:rsidRPr="00FE6477">
        <w:rPr>
          <w:rFonts w:ascii="Georgia" w:eastAsia="Times New Roman" w:hAnsi="Georgia" w:cs="Segoe UI"/>
          <w:color w:val="121212"/>
          <w:kern w:val="0"/>
          <w:sz w:val="27"/>
          <w:szCs w:val="27"/>
          <w14:ligatures w14:val="none"/>
        </w:rPr>
        <w:t> (pipecat.ai) — це фреймворк для голосових/мультимодальних агентів.</w:t>
      </w:r>
    </w:p>
    <w:p w14:paraId="7862632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Якщо </w:t>
      </w:r>
      <w:r w:rsidRPr="00FE6477">
        <w:rPr>
          <w:rFonts w:ascii="Georgia" w:eastAsia="Times New Roman" w:hAnsi="Georgia" w:cs="Segoe UI"/>
          <w:b/>
          <w:bCs/>
          <w:color w:val="121212"/>
          <w:kern w:val="0"/>
          <w:sz w:val="27"/>
          <w:szCs w:val="27"/>
          <w:bdr w:val="single" w:sz="2" w:space="0" w:color="1F1F1E" w:frame="1"/>
          <w14:ligatures w14:val="none"/>
        </w:rPr>
        <w:t>інший оркестратор</w:t>
      </w:r>
      <w:r w:rsidRPr="00FE6477">
        <w:rPr>
          <w:rFonts w:ascii="Georgia" w:eastAsia="Times New Roman" w:hAnsi="Georgia" w:cs="Segoe UI"/>
          <w:color w:val="121212"/>
          <w:kern w:val="0"/>
          <w:sz w:val="27"/>
          <w:szCs w:val="27"/>
          <w14:ligatures w14:val="none"/>
        </w:rPr>
        <w:t> — уточніть назву.</w:t>
      </w:r>
    </w:p>
    <w:p w14:paraId="71832E2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Для агентів на документах краще розглянути також:</w:t>
      </w:r>
    </w:p>
    <w:p w14:paraId="508E7D96" w14:textId="77777777" w:rsidR="00FE6477" w:rsidRPr="00FE6477" w:rsidRDefault="00FE6477" w:rsidP="00FE6477">
      <w:pPr>
        <w:numPr>
          <w:ilvl w:val="0"/>
          <w:numId w:val="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lastRenderedPageBreak/>
        <w:t>LangGraph</w:t>
      </w:r>
      <w:r w:rsidRPr="00FE6477">
        <w:rPr>
          <w:rFonts w:ascii="Georgia" w:eastAsia="Times New Roman" w:hAnsi="Georgia" w:cs="Segoe UI"/>
          <w:color w:val="121212"/>
          <w:kern w:val="0"/>
          <w:sz w:val="27"/>
          <w:szCs w:val="27"/>
          <w14:ligatures w14:val="none"/>
        </w:rPr>
        <w:t> — граф агентів, дуже гнучкий</w:t>
      </w:r>
    </w:p>
    <w:p w14:paraId="0574C13B" w14:textId="77777777" w:rsidR="00FE6477" w:rsidRPr="00FE6477" w:rsidRDefault="00FE6477" w:rsidP="00FE6477">
      <w:pPr>
        <w:numPr>
          <w:ilvl w:val="0"/>
          <w:numId w:val="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CrewAI</w:t>
      </w:r>
      <w:r w:rsidRPr="00FE6477">
        <w:rPr>
          <w:rFonts w:ascii="Georgia" w:eastAsia="Times New Roman" w:hAnsi="Georgia" w:cs="Segoe UI"/>
          <w:color w:val="121212"/>
          <w:kern w:val="0"/>
          <w:sz w:val="27"/>
          <w:szCs w:val="27"/>
          <w14:ligatures w14:val="none"/>
        </w:rPr>
        <w:t> — простий multi-agent</w:t>
      </w:r>
    </w:p>
    <w:p w14:paraId="6B25B0D3" w14:textId="77777777" w:rsidR="00FE6477" w:rsidRPr="00FE6477" w:rsidRDefault="00FE6477" w:rsidP="00FE6477">
      <w:pPr>
        <w:numPr>
          <w:ilvl w:val="0"/>
          <w:numId w:val="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n8n</w:t>
      </w:r>
      <w:r w:rsidRPr="00FE6477">
        <w:rPr>
          <w:rFonts w:ascii="Georgia" w:eastAsia="Times New Roman" w:hAnsi="Georgia" w:cs="Segoe UI"/>
          <w:color w:val="121212"/>
          <w:kern w:val="0"/>
          <w:sz w:val="27"/>
          <w:szCs w:val="27"/>
          <w14:ligatures w14:val="none"/>
        </w:rPr>
        <w:t> (self-hosted) — візуальний оркестратор з AI-нодами</w:t>
      </w:r>
    </w:p>
    <w:p w14:paraId="1FFD77EE"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1B31C831">
          <v:rect id="_x0000_i1031" style="width:0;height:0" o:hralign="center" o:hrstd="t" o:hr="t" fillcolor="#a0a0a0" stroked="f"/>
        </w:pict>
      </w:r>
    </w:p>
    <w:p w14:paraId="59EEA0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7. ПОВНИЙ СТЕК (Docker Compose)</w:t>
      </w:r>
    </w:p>
    <w:p w14:paraId="329EB327"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yaml</w:t>
      </w:r>
    </w:p>
    <w:p w14:paraId="0D4BA9B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services</w:t>
      </w:r>
      <w:r w:rsidRPr="00FE6477">
        <w:rPr>
          <w:rFonts w:ascii="Courier New" w:eastAsia="Times New Roman" w:hAnsi="Courier New" w:cs="Courier New"/>
          <w:color w:val="2B303B"/>
          <w:kern w:val="0"/>
          <w:sz w:val="20"/>
          <w:szCs w:val="20"/>
          <w:bdr w:val="single" w:sz="2" w:space="0" w:color="1F1F1E" w:frame="1"/>
          <w14:ligatures w14:val="none"/>
        </w:rPr>
        <w:t>:</w:t>
      </w:r>
    </w:p>
    <w:p w14:paraId="2ABAEDC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ollama/vllm</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inference сервер</w:t>
      </w:r>
    </w:p>
    <w:p w14:paraId="6040E7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qdrant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векторна БД</w:t>
      </w:r>
    </w:p>
    <w:p w14:paraId="35077F4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n8n/langchain</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оркестратор</w:t>
      </w:r>
    </w:p>
    <w:p w14:paraId="7BAA88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postgres</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метадані справ</w:t>
      </w:r>
    </w:p>
    <w:p w14:paraId="583262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redis</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кеш</w:t>
      </w:r>
    </w:p>
    <w:p w14:paraId="200A99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nginx</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проксі</w:t>
      </w:r>
    </w:p>
    <w:p w14:paraId="51C02C42"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5FD9B094">
          <v:rect id="_x0000_i1032" style="width:0;height:0" o:hralign="center" o:hrstd="t" o:hr="t" fillcolor="#a0a0a0" stroked="f"/>
        </w:pict>
      </w:r>
    </w:p>
    <w:p w14:paraId="546EAF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8. ПОРЯДОК ВСТАНОВЛЕННЯ</w:t>
      </w:r>
    </w:p>
    <w:p w14:paraId="355FE9AB" w14:textId="77777777" w:rsidR="00FE6477" w:rsidRPr="00FE6477" w:rsidRDefault="00FE6477" w:rsidP="00FE6477">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Ubuntu Server 24.04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NVIDIA drivers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CUDA</w:t>
      </w:r>
    </w:p>
    <w:p w14:paraId="3B942568" w14:textId="77777777" w:rsidR="00FE6477" w:rsidRPr="00FE6477" w:rsidRDefault="00FE6477" w:rsidP="00FE6477">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Docker + Docker Compose</w:t>
      </w:r>
    </w:p>
    <w:p w14:paraId="3D6BC9EB" w14:textId="77777777" w:rsidR="00FE6477" w:rsidRPr="00FE6477" w:rsidRDefault="00FE6477" w:rsidP="00FE6477">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Qdrant (векторна БД)</w:t>
      </w:r>
    </w:p>
    <w:p w14:paraId="6B2E0C9E" w14:textId="77777777" w:rsidR="00FE6477" w:rsidRPr="00FE6477" w:rsidRDefault="00FE6477" w:rsidP="00FE6477">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vLLM + Qwen2.5-72B</w:t>
      </w:r>
    </w:p>
    <w:p w14:paraId="60A6F7D7" w14:textId="77777777" w:rsidR="00FE6477" w:rsidRPr="00FE6477" w:rsidRDefault="00FE6477" w:rsidP="00FE6477">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Python RAG pipeline (LlamaIndex + unstructured)</w:t>
      </w:r>
    </w:p>
    <w:p w14:paraId="007EE946" w14:textId="77777777" w:rsidR="00FE6477" w:rsidRPr="00FE6477" w:rsidRDefault="00FE6477" w:rsidP="00FE6477">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Завантаження та індексація 500 справ</w:t>
      </w:r>
    </w:p>
    <w:p w14:paraId="1FC7C0B4" w14:textId="77777777" w:rsidR="00FE6477" w:rsidRPr="00FE6477" w:rsidRDefault="00FE6477" w:rsidP="00FE6477">
      <w:pPr>
        <w:numPr>
          <w:ilvl w:val="0"/>
          <w:numId w:val="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PipeCat / оркестратор</w:t>
      </w:r>
    </w:p>
    <w:p w14:paraId="4D387B8E"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3D58011F">
          <v:rect id="_x0000_i1033" style="width:0;height:0" o:hralign="center" o:hrstd="t" o:hr="t" fillcolor="#a0a0a0" stroked="f"/>
        </w:pict>
      </w:r>
    </w:p>
    <w:p w14:paraId="0AE8C47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Уточніть назву оркестратора — можу скласти конкретний </w:t>
      </w:r>
      <w:r w:rsidRPr="00FE6477">
        <w:rPr>
          <w:rFonts w:ascii="Courier New" w:eastAsia="Times New Roman" w:hAnsi="Courier New" w:cs="Courier New"/>
          <w:color w:val="8D2525"/>
          <w:kern w:val="0"/>
          <w:sz w:val="20"/>
          <w:szCs w:val="20"/>
          <w:bdr w:val="single" w:sz="2" w:space="0" w:color="auto" w:frame="1"/>
          <w14:ligatures w14:val="none"/>
        </w:rPr>
        <w:t>docker-compose.yml</w:t>
      </w:r>
      <w:r w:rsidRPr="00FE6477">
        <w:rPr>
          <w:rFonts w:ascii="Georgia" w:eastAsia="Times New Roman" w:hAnsi="Georgia" w:cs="Segoe UI"/>
          <w:color w:val="121212"/>
          <w:kern w:val="0"/>
          <w:sz w:val="27"/>
          <w:szCs w:val="27"/>
          <w14:ligatures w14:val="none"/>
        </w:rPr>
        <w:t> та скрипт індексації судових справ під вашу задачу.</w:t>
      </w:r>
    </w:p>
    <w:p w14:paraId="1EC63BF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https://paperclip.</w:t>
      </w:r>
    </w:p>
    <w:p w14:paraId="35F621D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outlineLvl w:val="2"/>
        <w:rPr>
          <w:rFonts w:ascii="Segoe UI" w:eastAsia="Times New Roman" w:hAnsi="Segoe UI" w:cs="Segoe UI"/>
          <w:b/>
          <w:bCs/>
          <w:color w:val="121212"/>
          <w:kern w:val="0"/>
          <w:sz w:val="18"/>
          <w:szCs w:val="18"/>
          <w14:ligatures w14:val="none"/>
        </w:rPr>
      </w:pPr>
      <w:r w:rsidRPr="00FE6477">
        <w:rPr>
          <w:rFonts w:ascii="Segoe UI" w:eastAsia="Times New Roman" w:hAnsi="Segoe UI" w:cs="Segoe UI"/>
          <w:b/>
          <w:bCs/>
          <w:color w:val="121212"/>
          <w:kern w:val="0"/>
          <w:sz w:val="18"/>
          <w:szCs w:val="18"/>
          <w14:ligatures w14:val="none"/>
        </w:rPr>
        <w:t>excerpt_from_previous_claude_message.txt</w:t>
      </w:r>
    </w:p>
    <w:p w14:paraId="3E7CB2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Segoe UI" w:eastAsia="Times New Roman" w:hAnsi="Segoe UI" w:cs="Segoe UI"/>
          <w:color w:val="7B7974"/>
          <w:kern w:val="0"/>
          <w:sz w:val="15"/>
          <w:szCs w:val="15"/>
          <w14:ligatures w14:val="none"/>
        </w:rPr>
      </w:pPr>
      <w:r w:rsidRPr="00FE6477">
        <w:rPr>
          <w:rFonts w:ascii="Segoe UI" w:eastAsia="Times New Roman" w:hAnsi="Segoe UI" w:cs="Segoe UI"/>
          <w:color w:val="7B7974"/>
          <w:kern w:val="0"/>
          <w:sz w:val="15"/>
          <w:szCs w:val="15"/>
          <w14:ligatures w14:val="none"/>
        </w:rPr>
        <w:t>1 line</w:t>
      </w:r>
    </w:p>
    <w:p w14:paraId="50D24B6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txt</w:t>
      </w:r>
    </w:p>
    <w:p w14:paraId="2EA4B20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hyperlink r:id="rId6"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https://paperclip.ing/</w:t>
        </w:r>
      </w:hyperlink>
    </w:p>
    <w:p w14:paraId="7F4E5BB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24 квіт.</w:t>
      </w:r>
    </w:p>
    <w:p w14:paraId="7C210C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Зрозумів!</w:t>
      </w:r>
    </w:p>
    <w:p w14:paraId="1ADD7AC3" w14:textId="77777777" w:rsidR="00FE6477" w:rsidRPr="00FE6477" w:rsidRDefault="00FE6477" w:rsidP="00FE6477">
      <w:pPr>
        <w:spacing w:after="0" w:line="240" w:lineRule="auto"/>
        <w:rPr>
          <w:rFonts w:ascii="Georgia" w:eastAsia="Times New Roman" w:hAnsi="Georgia" w:cs="Times New Roman"/>
          <w:kern w:val="0"/>
          <w:sz w:val="27"/>
          <w:szCs w:val="27"/>
          <w:bdr w:val="single" w:sz="2" w:space="0" w:color="1F1F1E" w:frame="1"/>
          <w14:ligatures w14:val="none"/>
        </w:rPr>
      </w:pPr>
      <w:r w:rsidRPr="00FE6477">
        <w:rPr>
          <w:rFonts w:ascii="Segoe UI" w:eastAsia="Times New Roman" w:hAnsi="Segoe UI" w:cs="Segoe UI"/>
          <w:color w:val="121212"/>
          <w:kern w:val="0"/>
          <w:sz w:val="27"/>
          <w:szCs w:val="27"/>
          <w:bdr w:val="single" w:sz="2" w:space="0" w:color="1F1F1E" w:frame="1"/>
          <w14:ligatures w14:val="none"/>
        </w:rPr>
        <w:t>Fetched: Paperclip — The human control plane for AI labor</w:t>
      </w:r>
    </w:p>
    <w:p w14:paraId="3DBB3EEA"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Georgia" w:eastAsia="Times New Roman" w:hAnsi="Georgia" w:cs="Segoe UI"/>
          <w:color w:val="121212"/>
          <w:kern w:val="0"/>
          <w:sz w:val="27"/>
          <w:szCs w:val="27"/>
          <w:bdr w:val="single" w:sz="2" w:space="0" w:color="1F1F1E" w:frame="1"/>
          <w14:ligatures w14:val="none"/>
        </w:rPr>
        <w:t>Fetched: Paperclip — The human control plane for AI labor</w:t>
      </w:r>
    </w:p>
    <w:p w14:paraId="53697A1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Зрозумів! </w:t>
      </w:r>
      <w:r w:rsidRPr="00FE6477">
        <w:rPr>
          <w:rFonts w:ascii="Georgia" w:eastAsia="Times New Roman" w:hAnsi="Georgia" w:cs="Segoe UI"/>
          <w:b/>
          <w:bCs/>
          <w:color w:val="121212"/>
          <w:kern w:val="0"/>
          <w:sz w:val="27"/>
          <w:szCs w:val="27"/>
          <w:bdr w:val="single" w:sz="2" w:space="0" w:color="1F1F1E" w:frame="1"/>
          <w14:ligatures w14:val="none"/>
        </w:rPr>
        <w:t>Paperclip</w:t>
      </w:r>
      <w:r w:rsidRPr="00FE6477">
        <w:rPr>
          <w:rFonts w:ascii="Georgia" w:eastAsia="Times New Roman" w:hAnsi="Georgia" w:cs="Segoe UI"/>
          <w:color w:val="121212"/>
          <w:kern w:val="0"/>
          <w:sz w:val="27"/>
          <w:szCs w:val="27"/>
          <w14:ligatures w14:val="none"/>
        </w:rPr>
        <w:t> — це зовсім інший інструмент. Тепер все зрозуміло.</w:t>
      </w:r>
    </w:p>
    <w:p w14:paraId="107C969A"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742FD68E">
          <v:rect id="_x0000_i1034" style="width:0;height:0" o:hralign="center" o:hrstd="t" o:hr="t" fillcolor="#a0a0a0" stroked="f"/>
        </w:pict>
      </w:r>
    </w:p>
    <w:p w14:paraId="16AA3CC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Apple Color Emoji" w:eastAsia="Times New Roman" w:hAnsi="Apple Color Emoji" w:cs="Apple Color Emoji"/>
          <w:b/>
          <w:bCs/>
          <w:color w:val="121212"/>
          <w:kern w:val="0"/>
          <w:sz w:val="27"/>
          <w:szCs w:val="27"/>
          <w14:ligatures w14:val="none"/>
        </w:rPr>
        <w:t>🖇️</w:t>
      </w:r>
      <w:r w:rsidRPr="00FE6477">
        <w:rPr>
          <w:rFonts w:ascii="Georgia" w:eastAsia="Times New Roman" w:hAnsi="Georgia" w:cs="Segoe UI"/>
          <w:b/>
          <w:bCs/>
          <w:color w:val="121212"/>
          <w:kern w:val="0"/>
          <w:sz w:val="27"/>
          <w:szCs w:val="27"/>
          <w14:ligatures w14:val="none"/>
        </w:rPr>
        <w:t xml:space="preserve"> Що таке Paperclip (paperclip.ing)</w:t>
      </w:r>
    </w:p>
    <w:p w14:paraId="1BEB80C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Paperclip — це "human control plane for AI labor": система де ви наймаєте AI-агентів, ставите цілі, автоматизуєте задачі, і бізнес/робочий процес працює сам. </w:t>
      </w:r>
      <w:hyperlink r:id="rId7" w:tgtFrame="_blank" w:history="1">
        <w:r w:rsidRPr="00FE6477">
          <w:rPr>
            <w:rFonts w:ascii="Segoe UI" w:eastAsia="Times New Roman" w:hAnsi="Segoe UI" w:cs="Segoe UI"/>
            <w:color w:val="373734"/>
            <w:kern w:val="0"/>
            <w:sz w:val="27"/>
            <w:szCs w:val="27"/>
            <w:bdr w:val="single" w:sz="2" w:space="0" w:color="1F1F1E" w:frame="1"/>
            <w:shd w:val="clear" w:color="auto" w:fill="F4F4F1"/>
            <w14:ligatures w14:val="none"/>
          </w:rPr>
          <w:t>paperclip</w:t>
        </w:r>
      </w:hyperlink>
    </w:p>
    <w:p w14:paraId="34B8393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 суті — </w:t>
      </w:r>
      <w:r w:rsidRPr="00FE6477">
        <w:rPr>
          <w:rFonts w:ascii="Georgia" w:eastAsia="Times New Roman" w:hAnsi="Georgia" w:cs="Segoe UI"/>
          <w:b/>
          <w:bCs/>
          <w:color w:val="121212"/>
          <w:kern w:val="0"/>
          <w:sz w:val="27"/>
          <w:szCs w:val="27"/>
          <w:bdr w:val="single" w:sz="2" w:space="0" w:color="1F1F1E" w:frame="1"/>
          <w14:ligatures w14:val="none"/>
        </w:rPr>
        <w:t>org chart для агентів</w:t>
      </w:r>
      <w:r w:rsidRPr="00FE6477">
        <w:rPr>
          <w:rFonts w:ascii="Georgia" w:eastAsia="Times New Roman" w:hAnsi="Georgia" w:cs="Segoe UI"/>
          <w:color w:val="121212"/>
          <w:kern w:val="0"/>
          <w:sz w:val="27"/>
          <w:szCs w:val="27"/>
          <w14:ligatures w14:val="none"/>
        </w:rPr>
        <w:t>: у кожного агента є роль, бюджет, розклад (heartbeats), і всі вони підпорядковуються ієрархії під вашим контролем як "ради директорів".</w:t>
      </w:r>
    </w:p>
    <w:p w14:paraId="1A78EF65"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A46ECAF">
          <v:rect id="_x0000_i1035" style="width:0;height:0" o:hralign="center" o:hrstd="t" o:hr="t" fillcolor="#a0a0a0" stroked="f"/>
        </w:pict>
      </w:r>
    </w:p>
    <w:p w14:paraId="2C84B07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Apple Color Emoji" w:eastAsia="Times New Roman" w:hAnsi="Apple Color Emoji" w:cs="Apple Color Emoji"/>
          <w:b/>
          <w:bCs/>
          <w:color w:val="121212"/>
          <w:kern w:val="0"/>
          <w:sz w:val="27"/>
          <w:szCs w:val="27"/>
          <w14:ligatures w14:val="none"/>
        </w:rPr>
        <w:t>🏗️</w:t>
      </w:r>
      <w:r w:rsidRPr="00FE6477">
        <w:rPr>
          <w:rFonts w:ascii="Georgia" w:eastAsia="Times New Roman" w:hAnsi="Georgia" w:cs="Segoe UI"/>
          <w:b/>
          <w:bCs/>
          <w:color w:val="121212"/>
          <w:kern w:val="0"/>
          <w:sz w:val="27"/>
          <w:szCs w:val="27"/>
          <w14:ligatures w14:val="none"/>
        </w:rPr>
        <w:t xml:space="preserve"> Оновлений стек під ваш юридичний сервер</w:t>
      </w:r>
    </w:p>
    <w:p w14:paraId="79717B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Архітектура з Paperclip</w:t>
      </w:r>
    </w:p>
    <w:p w14:paraId="11A53E0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Paperclip (оркестратор)</w:t>
      </w:r>
    </w:p>
    <w:p w14:paraId="0B49851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 Agent: "Юридичний аналітик"  → читає справи, аналізує</w:t>
      </w:r>
    </w:p>
    <w:p w14:paraId="1E8452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 Agent: "Дослідник"            → шукає по базі документів</w:t>
      </w:r>
    </w:p>
    <w:p w14:paraId="55617F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 Agent: "Автор позовів"        → генерує документи</w:t>
      </w:r>
    </w:p>
    <w:p w14:paraId="186E4C6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 Agent: "Ревізор"              → перевіряє юридичну точність</w:t>
      </w:r>
    </w:p>
    <w:p w14:paraId="5A76D8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Кожен агент використовує вашу </w:t>
      </w:r>
      <w:r w:rsidRPr="00FE6477">
        <w:rPr>
          <w:rFonts w:ascii="Georgia" w:eastAsia="Times New Roman" w:hAnsi="Georgia" w:cs="Segoe UI"/>
          <w:b/>
          <w:bCs/>
          <w:color w:val="121212"/>
          <w:kern w:val="0"/>
          <w:sz w:val="27"/>
          <w:szCs w:val="27"/>
          <w:bdr w:val="single" w:sz="2" w:space="0" w:color="1F1F1E" w:frame="1"/>
          <w14:ligatures w14:val="none"/>
        </w:rPr>
        <w:t>локальну LLM</w:t>
      </w:r>
      <w:r w:rsidRPr="00FE6477">
        <w:rPr>
          <w:rFonts w:ascii="Georgia" w:eastAsia="Times New Roman" w:hAnsi="Georgia" w:cs="Segoe UI"/>
          <w:color w:val="121212"/>
          <w:kern w:val="0"/>
          <w:sz w:val="27"/>
          <w:szCs w:val="27"/>
          <w14:ligatures w14:val="none"/>
        </w:rPr>
        <w:t> (Qwen2.5-72B через vLLM).</w:t>
      </w:r>
    </w:p>
    <w:p w14:paraId="1C5B82DC"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3DF2F361">
          <v:rect id="_x0000_i1036" style="width:0;height:0" o:hralign="center" o:hrstd="t" o:hr="t" fillcolor="#a0a0a0" stroked="f"/>
        </w:pict>
      </w:r>
    </w:p>
    <w:p w14:paraId="7DB7F0C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Встановлення Paperclip</w:t>
      </w:r>
    </w:p>
    <w:p w14:paraId="149D381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E7CD7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npx paperclipai onboard --yes</w:t>
      </w:r>
    </w:p>
    <w:p w14:paraId="465E056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Потребує </w:t>
      </w:r>
      <w:r w:rsidRPr="00FE6477">
        <w:rPr>
          <w:rFonts w:ascii="Georgia" w:eastAsia="Times New Roman" w:hAnsi="Georgia" w:cs="Segoe UI"/>
          <w:b/>
          <w:bCs/>
          <w:color w:val="121212"/>
          <w:kern w:val="0"/>
          <w:sz w:val="27"/>
          <w:szCs w:val="27"/>
          <w:bdr w:val="single" w:sz="2" w:space="0" w:color="1F1F1E" w:frame="1"/>
          <w14:ligatures w14:val="none"/>
        </w:rPr>
        <w:t>Node.js</w:t>
      </w:r>
      <w:r w:rsidRPr="00FE6477">
        <w:rPr>
          <w:rFonts w:ascii="Georgia" w:eastAsia="Times New Roman" w:hAnsi="Georgia" w:cs="Segoe UI"/>
          <w:color w:val="121212"/>
          <w:kern w:val="0"/>
          <w:sz w:val="27"/>
          <w:szCs w:val="27"/>
          <w14:ligatures w14:val="none"/>
        </w:rPr>
        <w:t> + вбудований Postgres (або власний). Повністю self-hosted, MIT ліцензія, без хмари.</w:t>
      </w:r>
    </w:p>
    <w:p w14:paraId="20028110"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C6FA91B">
          <v:rect id="_x0000_i1037" style="width:0;height:0" o:hralign="center" o:hrstd="t" o:hr="t" fillcolor="#a0a0a0" stroked="f"/>
        </w:pict>
      </w:r>
    </w:p>
    <w:p w14:paraId="1B1DF63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Повний стек сервера</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39"/>
        <w:gridCol w:w="4165"/>
      </w:tblGrid>
      <w:tr w:rsidR="00FE6477" w:rsidRPr="00FE6477" w14:paraId="39DE8AD8"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77B66AF"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Компонент</w:t>
            </w:r>
          </w:p>
        </w:tc>
        <w:tc>
          <w:tcPr>
            <w:tcW w:w="0" w:type="auto"/>
            <w:tcBorders>
              <w:top w:val="single" w:sz="2" w:space="0" w:color="auto"/>
              <w:left w:val="single" w:sz="2" w:space="0" w:color="auto"/>
              <w:bottom w:val="single" w:sz="2" w:space="0" w:color="auto"/>
              <w:right w:val="single" w:sz="2" w:space="0" w:color="auto"/>
            </w:tcBorders>
            <w:hideMark/>
          </w:tcPr>
          <w:p w14:paraId="041F2517"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Рішення</w:t>
            </w:r>
          </w:p>
        </w:tc>
      </w:tr>
      <w:tr w:rsidR="00FE6477" w:rsidRPr="00FE6477" w14:paraId="1B397552" w14:textId="77777777">
        <w:tc>
          <w:tcPr>
            <w:tcW w:w="0" w:type="auto"/>
            <w:tcBorders>
              <w:top w:val="single" w:sz="2" w:space="0" w:color="auto"/>
              <w:left w:val="single" w:sz="2" w:space="0" w:color="auto"/>
              <w:bottom w:val="single" w:sz="2" w:space="0" w:color="auto"/>
              <w:right w:val="single" w:sz="2" w:space="0" w:color="auto"/>
            </w:tcBorders>
            <w:hideMark/>
          </w:tcPr>
          <w:p w14:paraId="29814FB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ОС</w:t>
            </w:r>
          </w:p>
        </w:tc>
        <w:tc>
          <w:tcPr>
            <w:tcW w:w="0" w:type="auto"/>
            <w:tcBorders>
              <w:top w:val="single" w:sz="2" w:space="0" w:color="auto"/>
              <w:left w:val="single" w:sz="2" w:space="0" w:color="auto"/>
              <w:bottom w:val="single" w:sz="2" w:space="0" w:color="auto"/>
              <w:right w:val="single" w:sz="2" w:space="0" w:color="auto"/>
            </w:tcBorders>
            <w:hideMark/>
          </w:tcPr>
          <w:p w14:paraId="60DD0C9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Ubuntu Server 24.04 LTS</w:t>
            </w:r>
          </w:p>
        </w:tc>
      </w:tr>
      <w:tr w:rsidR="00FE6477" w:rsidRPr="00FE6477" w14:paraId="58CDBA55" w14:textId="77777777">
        <w:tc>
          <w:tcPr>
            <w:tcW w:w="0" w:type="auto"/>
            <w:tcBorders>
              <w:top w:val="single" w:sz="2" w:space="0" w:color="auto"/>
              <w:left w:val="single" w:sz="2" w:space="0" w:color="auto"/>
              <w:bottom w:val="single" w:sz="2" w:space="0" w:color="auto"/>
              <w:right w:val="single" w:sz="2" w:space="0" w:color="auto"/>
            </w:tcBorders>
            <w:hideMark/>
          </w:tcPr>
          <w:p w14:paraId="06568A8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GPU inference</w:t>
            </w:r>
          </w:p>
        </w:tc>
        <w:tc>
          <w:tcPr>
            <w:tcW w:w="0" w:type="auto"/>
            <w:tcBorders>
              <w:top w:val="single" w:sz="2" w:space="0" w:color="auto"/>
              <w:left w:val="single" w:sz="2" w:space="0" w:color="auto"/>
              <w:bottom w:val="single" w:sz="2" w:space="0" w:color="auto"/>
              <w:right w:val="single" w:sz="2" w:space="0" w:color="auto"/>
            </w:tcBorders>
            <w:hideMark/>
          </w:tcPr>
          <w:p w14:paraId="410E332A"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vLLM + tensor parallelism (2x RTX 4000)</w:t>
            </w:r>
          </w:p>
        </w:tc>
      </w:tr>
      <w:tr w:rsidR="00FE6477" w:rsidRPr="00FE6477" w14:paraId="37E3A69D" w14:textId="77777777">
        <w:tc>
          <w:tcPr>
            <w:tcW w:w="0" w:type="auto"/>
            <w:tcBorders>
              <w:top w:val="single" w:sz="2" w:space="0" w:color="auto"/>
              <w:left w:val="single" w:sz="2" w:space="0" w:color="auto"/>
              <w:bottom w:val="single" w:sz="2" w:space="0" w:color="auto"/>
              <w:right w:val="single" w:sz="2" w:space="0" w:color="auto"/>
            </w:tcBorders>
            <w:hideMark/>
          </w:tcPr>
          <w:p w14:paraId="6772342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Модель</w:t>
            </w:r>
          </w:p>
        </w:tc>
        <w:tc>
          <w:tcPr>
            <w:tcW w:w="0" w:type="auto"/>
            <w:tcBorders>
              <w:top w:val="single" w:sz="2" w:space="0" w:color="auto"/>
              <w:left w:val="single" w:sz="2" w:space="0" w:color="auto"/>
              <w:bottom w:val="single" w:sz="2" w:space="0" w:color="auto"/>
              <w:right w:val="single" w:sz="2" w:space="0" w:color="auto"/>
            </w:tcBorders>
            <w:hideMark/>
          </w:tcPr>
          <w:p w14:paraId="2348B8B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Qwen2.5-72B Q4_K_M</w:t>
            </w:r>
          </w:p>
        </w:tc>
      </w:tr>
      <w:tr w:rsidR="00FE6477" w:rsidRPr="00FE6477" w14:paraId="2220C409" w14:textId="77777777">
        <w:tc>
          <w:tcPr>
            <w:tcW w:w="0" w:type="auto"/>
            <w:tcBorders>
              <w:top w:val="single" w:sz="2" w:space="0" w:color="auto"/>
              <w:left w:val="single" w:sz="2" w:space="0" w:color="auto"/>
              <w:bottom w:val="single" w:sz="2" w:space="0" w:color="auto"/>
              <w:right w:val="single" w:sz="2" w:space="0" w:color="auto"/>
            </w:tcBorders>
            <w:hideMark/>
          </w:tcPr>
          <w:p w14:paraId="337BB63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Ембединги</w:t>
            </w:r>
          </w:p>
        </w:tc>
        <w:tc>
          <w:tcPr>
            <w:tcW w:w="0" w:type="auto"/>
            <w:tcBorders>
              <w:top w:val="single" w:sz="2" w:space="0" w:color="auto"/>
              <w:left w:val="single" w:sz="2" w:space="0" w:color="auto"/>
              <w:bottom w:val="single" w:sz="2" w:space="0" w:color="auto"/>
              <w:right w:val="single" w:sz="2" w:space="0" w:color="auto"/>
            </w:tcBorders>
            <w:hideMark/>
          </w:tcPr>
          <w:p w14:paraId="2C0A4C6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bge-m3 (multilingual, підтримує укр.)</w:t>
            </w:r>
          </w:p>
        </w:tc>
      </w:tr>
      <w:tr w:rsidR="00FE6477" w:rsidRPr="00FE6477" w14:paraId="4EAEF736" w14:textId="77777777">
        <w:tc>
          <w:tcPr>
            <w:tcW w:w="0" w:type="auto"/>
            <w:tcBorders>
              <w:top w:val="single" w:sz="2" w:space="0" w:color="auto"/>
              <w:left w:val="single" w:sz="2" w:space="0" w:color="auto"/>
              <w:bottom w:val="single" w:sz="2" w:space="0" w:color="auto"/>
              <w:right w:val="single" w:sz="2" w:space="0" w:color="auto"/>
            </w:tcBorders>
            <w:hideMark/>
          </w:tcPr>
          <w:p w14:paraId="5E0D59D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Векторна БД</w:t>
            </w:r>
          </w:p>
        </w:tc>
        <w:tc>
          <w:tcPr>
            <w:tcW w:w="0" w:type="auto"/>
            <w:tcBorders>
              <w:top w:val="single" w:sz="2" w:space="0" w:color="auto"/>
              <w:left w:val="single" w:sz="2" w:space="0" w:color="auto"/>
              <w:bottom w:val="single" w:sz="2" w:space="0" w:color="auto"/>
              <w:right w:val="single" w:sz="2" w:space="0" w:color="auto"/>
            </w:tcBorders>
            <w:hideMark/>
          </w:tcPr>
          <w:p w14:paraId="413CA5B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Qdrant (Docker)</w:t>
            </w:r>
          </w:p>
        </w:tc>
      </w:tr>
      <w:tr w:rsidR="00FE6477" w:rsidRPr="00FE6477" w14:paraId="69D0B77C" w14:textId="77777777">
        <w:tc>
          <w:tcPr>
            <w:tcW w:w="0" w:type="auto"/>
            <w:tcBorders>
              <w:top w:val="single" w:sz="2" w:space="0" w:color="auto"/>
              <w:left w:val="single" w:sz="2" w:space="0" w:color="auto"/>
              <w:bottom w:val="single" w:sz="2" w:space="0" w:color="auto"/>
              <w:right w:val="single" w:sz="2" w:space="0" w:color="auto"/>
            </w:tcBorders>
            <w:hideMark/>
          </w:tcPr>
          <w:p w14:paraId="294EAB4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RAG</w:t>
            </w:r>
          </w:p>
        </w:tc>
        <w:tc>
          <w:tcPr>
            <w:tcW w:w="0" w:type="auto"/>
            <w:tcBorders>
              <w:top w:val="single" w:sz="2" w:space="0" w:color="auto"/>
              <w:left w:val="single" w:sz="2" w:space="0" w:color="auto"/>
              <w:bottom w:val="single" w:sz="2" w:space="0" w:color="auto"/>
              <w:right w:val="single" w:sz="2" w:space="0" w:color="auto"/>
            </w:tcBorders>
            <w:hideMark/>
          </w:tcPr>
          <w:p w14:paraId="4A0CD83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LlamaIndex</w:t>
            </w:r>
          </w:p>
        </w:tc>
      </w:tr>
      <w:tr w:rsidR="00FE6477" w:rsidRPr="00FE6477" w14:paraId="47F95AD1" w14:textId="77777777">
        <w:tc>
          <w:tcPr>
            <w:tcW w:w="0" w:type="auto"/>
            <w:tcBorders>
              <w:top w:val="single" w:sz="2" w:space="0" w:color="auto"/>
              <w:left w:val="single" w:sz="2" w:space="0" w:color="auto"/>
              <w:bottom w:val="single" w:sz="2" w:space="0" w:color="auto"/>
              <w:right w:val="single" w:sz="2" w:space="0" w:color="auto"/>
            </w:tcBorders>
            <w:hideMark/>
          </w:tcPr>
          <w:p w14:paraId="071BFEA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Парсинг PDF/DOCX</w:t>
            </w:r>
          </w:p>
        </w:tc>
        <w:tc>
          <w:tcPr>
            <w:tcW w:w="0" w:type="auto"/>
            <w:tcBorders>
              <w:top w:val="single" w:sz="2" w:space="0" w:color="auto"/>
              <w:left w:val="single" w:sz="2" w:space="0" w:color="auto"/>
              <w:bottom w:val="single" w:sz="2" w:space="0" w:color="auto"/>
              <w:right w:val="single" w:sz="2" w:space="0" w:color="auto"/>
            </w:tcBorders>
            <w:hideMark/>
          </w:tcPr>
          <w:p w14:paraId="5804B75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unstructured + pdfplumber</w:t>
            </w:r>
          </w:p>
        </w:tc>
      </w:tr>
      <w:tr w:rsidR="00FE6477" w:rsidRPr="00FE6477" w14:paraId="63E6953D" w14:textId="77777777">
        <w:tc>
          <w:tcPr>
            <w:tcW w:w="0" w:type="auto"/>
            <w:tcBorders>
              <w:top w:val="single" w:sz="2" w:space="0" w:color="auto"/>
              <w:left w:val="single" w:sz="2" w:space="0" w:color="auto"/>
              <w:bottom w:val="single" w:sz="2" w:space="0" w:color="auto"/>
              <w:right w:val="single" w:sz="2" w:space="0" w:color="auto"/>
            </w:tcBorders>
            <w:hideMark/>
          </w:tcPr>
          <w:p w14:paraId="441DED33"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Оркестратор</w:t>
            </w:r>
          </w:p>
        </w:tc>
        <w:tc>
          <w:tcPr>
            <w:tcW w:w="0" w:type="auto"/>
            <w:tcBorders>
              <w:top w:val="single" w:sz="2" w:space="0" w:color="auto"/>
              <w:left w:val="single" w:sz="2" w:space="0" w:color="auto"/>
              <w:bottom w:val="single" w:sz="2" w:space="0" w:color="auto"/>
              <w:right w:val="single" w:sz="2" w:space="0" w:color="auto"/>
            </w:tcBorders>
            <w:hideMark/>
          </w:tcPr>
          <w:p w14:paraId="4B219F3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Paperclip</w:t>
            </w:r>
          </w:p>
        </w:tc>
      </w:tr>
      <w:tr w:rsidR="00FE6477" w:rsidRPr="00FE6477" w14:paraId="1D600A30" w14:textId="77777777">
        <w:tc>
          <w:tcPr>
            <w:tcW w:w="0" w:type="auto"/>
            <w:tcBorders>
              <w:top w:val="single" w:sz="2" w:space="0" w:color="auto"/>
              <w:left w:val="single" w:sz="2" w:space="0" w:color="auto"/>
              <w:bottom w:val="single" w:sz="2" w:space="0" w:color="auto"/>
              <w:right w:val="single" w:sz="2" w:space="0" w:color="auto"/>
            </w:tcBorders>
            <w:hideMark/>
          </w:tcPr>
          <w:p w14:paraId="1FF83A33"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Runtime агентів</w:t>
            </w:r>
          </w:p>
        </w:tc>
        <w:tc>
          <w:tcPr>
            <w:tcW w:w="0" w:type="auto"/>
            <w:tcBorders>
              <w:top w:val="single" w:sz="2" w:space="0" w:color="auto"/>
              <w:left w:val="single" w:sz="2" w:space="0" w:color="auto"/>
              <w:bottom w:val="single" w:sz="2" w:space="0" w:color="auto"/>
              <w:right w:val="single" w:sz="2" w:space="0" w:color="auto"/>
            </w:tcBorders>
            <w:hideMark/>
          </w:tcPr>
          <w:p w14:paraId="10DD85B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Claude Code / OpenClaw / Python scripts</w:t>
            </w:r>
          </w:p>
        </w:tc>
      </w:tr>
      <w:tr w:rsidR="00FE6477" w:rsidRPr="00FE6477" w14:paraId="67D5870A" w14:textId="77777777">
        <w:tc>
          <w:tcPr>
            <w:tcW w:w="0" w:type="auto"/>
            <w:tcBorders>
              <w:top w:val="single" w:sz="2" w:space="0" w:color="auto"/>
              <w:left w:val="single" w:sz="2" w:space="0" w:color="auto"/>
              <w:bottom w:val="single" w:sz="2" w:space="0" w:color="auto"/>
              <w:right w:val="single" w:sz="2" w:space="0" w:color="auto"/>
            </w:tcBorders>
            <w:hideMark/>
          </w:tcPr>
          <w:p w14:paraId="0873903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БД метаданих</w:t>
            </w:r>
          </w:p>
        </w:tc>
        <w:tc>
          <w:tcPr>
            <w:tcW w:w="0" w:type="auto"/>
            <w:tcBorders>
              <w:top w:val="single" w:sz="2" w:space="0" w:color="auto"/>
              <w:left w:val="single" w:sz="2" w:space="0" w:color="auto"/>
              <w:bottom w:val="single" w:sz="2" w:space="0" w:color="auto"/>
              <w:right w:val="single" w:sz="2" w:space="0" w:color="auto"/>
            </w:tcBorders>
            <w:hideMark/>
          </w:tcPr>
          <w:p w14:paraId="547000A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PostgreSQL (вбудований у Paperclip)</w:t>
            </w:r>
          </w:p>
        </w:tc>
      </w:tr>
    </w:tbl>
    <w:p w14:paraId="05AA875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Важливий нюанс</w:t>
      </w:r>
    </w:p>
    <w:p w14:paraId="7A15EB7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Paperclip </w:t>
      </w:r>
      <w:r w:rsidRPr="00FE6477">
        <w:rPr>
          <w:rFonts w:ascii="Georgia" w:eastAsia="Times New Roman" w:hAnsi="Georgia" w:cs="Segoe UI"/>
          <w:b/>
          <w:bCs/>
          <w:color w:val="121212"/>
          <w:kern w:val="0"/>
          <w:sz w:val="27"/>
          <w:szCs w:val="27"/>
          <w:bdr w:val="single" w:sz="2" w:space="0" w:color="1F1F1E" w:frame="1"/>
          <w14:ligatures w14:val="none"/>
        </w:rPr>
        <w:t>не будує агентів</w:t>
      </w:r>
      <w:r w:rsidRPr="00FE6477">
        <w:rPr>
          <w:rFonts w:ascii="Georgia" w:eastAsia="Times New Roman" w:hAnsi="Georgia" w:cs="Segoe UI"/>
          <w:color w:val="121212"/>
          <w:kern w:val="0"/>
          <w:sz w:val="27"/>
          <w:szCs w:val="27"/>
          <w14:ligatures w14:val="none"/>
        </w:rPr>
        <w:t xml:space="preserve"> — він їх організовує. Вам потрібно окремо налаштувати агентів (наприклад, через Claude Code або Python-скрипти), </w:t>
      </w:r>
      <w:r w:rsidRPr="00FE6477">
        <w:rPr>
          <w:rFonts w:ascii="Georgia" w:eastAsia="Times New Roman" w:hAnsi="Georgia" w:cs="Segoe UI"/>
          <w:color w:val="121212"/>
          <w:kern w:val="0"/>
          <w:sz w:val="27"/>
          <w:szCs w:val="27"/>
          <w14:ligatures w14:val="none"/>
        </w:rPr>
        <w:lastRenderedPageBreak/>
        <w:t>а Paperclip дасть їм: ролі, бюджети, розклад запуску (heartbeats), тікет-систему та логування.</w:t>
      </w:r>
    </w:p>
    <w:p w14:paraId="35F81C09"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52B7349E">
          <v:rect id="_x0000_i1038" style="width:0;height:0" o:hralign="center" o:hrstd="t" o:hr="t" fillcolor="#a0a0a0" stroked="f"/>
        </w:pict>
      </w:r>
    </w:p>
    <w:p w14:paraId="0A5868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Хочете — можу скласти конкретну конфігурацію агентів для юридичної практики у форматі Paperclip (org chart + ролі + задачі)?</w:t>
      </w:r>
    </w:p>
    <w:p w14:paraId="7CA4371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так</w:t>
      </w:r>
    </w:p>
    <w:p w14:paraId="42E15C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outlineLvl w:val="2"/>
        <w:rPr>
          <w:rFonts w:ascii="Segoe UI" w:eastAsia="Times New Roman" w:hAnsi="Segoe UI" w:cs="Segoe UI"/>
          <w:b/>
          <w:bCs/>
          <w:color w:val="121212"/>
          <w:kern w:val="0"/>
          <w:sz w:val="18"/>
          <w:szCs w:val="18"/>
          <w14:ligatures w14:val="none"/>
        </w:rPr>
      </w:pPr>
      <w:r w:rsidRPr="00FE6477">
        <w:rPr>
          <w:rFonts w:ascii="Segoe UI" w:eastAsia="Times New Roman" w:hAnsi="Segoe UI" w:cs="Segoe UI"/>
          <w:b/>
          <w:bCs/>
          <w:color w:val="121212"/>
          <w:kern w:val="0"/>
          <w:sz w:val="18"/>
          <w:szCs w:val="18"/>
          <w14:ligatures w14:val="none"/>
        </w:rPr>
        <w:t>excerpt_from_previous_claude_message.txt</w:t>
      </w:r>
    </w:p>
    <w:p w14:paraId="5AA72FF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Segoe UI" w:eastAsia="Times New Roman" w:hAnsi="Segoe UI" w:cs="Segoe UI"/>
          <w:color w:val="7B7974"/>
          <w:kern w:val="0"/>
          <w:sz w:val="15"/>
          <w:szCs w:val="15"/>
          <w14:ligatures w14:val="none"/>
        </w:rPr>
      </w:pPr>
      <w:r w:rsidRPr="00FE6477">
        <w:rPr>
          <w:rFonts w:ascii="Segoe UI" w:eastAsia="Times New Roman" w:hAnsi="Segoe UI" w:cs="Segoe UI"/>
          <w:color w:val="7B7974"/>
          <w:kern w:val="0"/>
          <w:sz w:val="15"/>
          <w:szCs w:val="15"/>
          <w14:ligatures w14:val="none"/>
        </w:rPr>
        <w:t>1 line</w:t>
      </w:r>
    </w:p>
    <w:p w14:paraId="5AE7BB7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txt</w:t>
      </w:r>
    </w:p>
    <w:p w14:paraId="070EDE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так</w:t>
      </w:r>
    </w:p>
    <w:p w14:paraId="6076F50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24 квіт.</w:t>
      </w:r>
    </w:p>
    <w:p w14:paraId="4EA2DE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Ось повна конфігурація для Paperclip.</w:t>
      </w:r>
    </w:p>
    <w:p w14:paraId="5945FB4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373734"/>
          <w:kern w:val="0"/>
          <w:sz w:val="16"/>
          <w:szCs w:val="16"/>
          <w14:ligatures w14:val="none"/>
        </w:rPr>
      </w:pPr>
      <w:r w:rsidRPr="00FE6477">
        <w:rPr>
          <w:rFonts w:ascii="Segoe UI" w:eastAsia="Times New Roman" w:hAnsi="Segoe UI" w:cs="Segoe UI"/>
          <w:color w:val="373734"/>
          <w:kern w:val="0"/>
          <w:sz w:val="16"/>
          <w:szCs w:val="16"/>
          <w14:ligatures w14:val="none"/>
        </w:rPr>
        <w:t>V</w:t>
      </w:r>
    </w:p>
    <w:p w14:paraId="6CC59780"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373734"/>
          <w:kern w:val="0"/>
          <w:sz w:val="27"/>
          <w:szCs w:val="27"/>
          <w14:ligatures w14:val="none"/>
        </w:rPr>
        <w:t>Connecting to visualize...</w:t>
      </w:r>
    </w:p>
    <w:p w14:paraId="7351F8F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Ось повна конфігурація для Paperclip. Натискайте на блоки — кожен дасть деталі по ролі.</w:t>
      </w:r>
    </w:p>
    <w:p w14:paraId="2ACA0CE7"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596A79FF">
          <v:rect id="_x0000_i1039" style="width:0;height:0" o:hralign="center" o:hrstd="t" o:hr="t" fillcolor="#a0a0a0" stroked="f"/>
        </w:pict>
      </w:r>
    </w:p>
    <w:p w14:paraId="245DD1A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Конфігурація агентів у Paperclip</w:t>
      </w:r>
    </w:p>
    <w:p w14:paraId="3E410EC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Структура компанії: "Адвокатська практика"</w:t>
      </w:r>
    </w:p>
    <w:p w14:paraId="60E075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Board</w:t>
      </w:r>
      <w:r w:rsidRPr="00FE6477">
        <w:rPr>
          <w:rFonts w:ascii="Georgia" w:eastAsia="Times New Roman" w:hAnsi="Georgia" w:cs="Segoe UI"/>
          <w:color w:val="121212"/>
          <w:kern w:val="0"/>
          <w:sz w:val="27"/>
          <w:szCs w:val="27"/>
          <w14:ligatures w14:val="none"/>
        </w:rPr>
        <w:t> — ви. Затверджуєте стратегію, бюджети, override будь-якого агента.</w:t>
      </w:r>
    </w:p>
    <w:p w14:paraId="1DFF28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CEO Agent</w:t>
      </w:r>
      <w:r w:rsidRPr="00FE6477">
        <w:rPr>
          <w:rFonts w:ascii="Georgia" w:eastAsia="Times New Roman" w:hAnsi="Georgia" w:cs="Segoe UI"/>
          <w:color w:val="121212"/>
          <w:kern w:val="0"/>
          <w:sz w:val="27"/>
          <w:szCs w:val="27"/>
          <w14:ligatures w14:val="none"/>
        </w:rPr>
        <w:t> — отримує задачі від вас у вигляді тікетів, розбиває на підзадачі, делегує команді.</w:t>
      </w:r>
    </w:p>
    <w:p w14:paraId="60C9AFBF"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4D71B5A">
          <v:rect id="_x0000_i1040" style="width:0;height:0" o:hralign="center" o:hrstd="t" o:hr="t" fillcolor="#a0a0a0" stroked="f"/>
        </w:pict>
      </w:r>
    </w:p>
    <w:p w14:paraId="346826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Агенти (ролі + heartbeat)</w:t>
      </w:r>
    </w:p>
    <w:p w14:paraId="1A8F51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Дослідник</w:t>
      </w:r>
      <w:r w:rsidRPr="00FE6477">
        <w:rPr>
          <w:rFonts w:ascii="Georgia" w:eastAsia="Times New Roman" w:hAnsi="Georgia" w:cs="Segoe UI"/>
          <w:color w:val="121212"/>
          <w:kern w:val="0"/>
          <w:sz w:val="27"/>
          <w:szCs w:val="27"/>
          <w14:ligatures w14:val="none"/>
        </w:rPr>
        <w:t> — щодня за розкладом сканує нові справи, оновлює векторну БД (Qdrant). За запитом CEO — шукає релевантні прецеденти серед 500 справ, підбирає норми законодавства.</w:t>
      </w:r>
    </w:p>
    <w:p w14:paraId="0744807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Аналітик</w:t>
      </w:r>
      <w:r w:rsidRPr="00FE6477">
        <w:rPr>
          <w:rFonts w:ascii="Georgia" w:eastAsia="Times New Roman" w:hAnsi="Georgia" w:cs="Segoe UI"/>
          <w:color w:val="121212"/>
          <w:kern w:val="0"/>
          <w:sz w:val="27"/>
          <w:szCs w:val="27"/>
          <w14:ligatures w14:val="none"/>
        </w:rPr>
        <w:t xml:space="preserve"> — аналізує конкретну справу: виявляє ризики, формує правову позицію, оцінює шанси сторін. Runtime: Python-скрипт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Qwen2.5-72B через vLLM.</w:t>
      </w:r>
    </w:p>
    <w:p w14:paraId="6A017F1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Автор документів</w:t>
      </w:r>
      <w:r w:rsidRPr="00FE6477">
        <w:rPr>
          <w:rFonts w:ascii="Georgia" w:eastAsia="Times New Roman" w:hAnsi="Georgia" w:cs="Segoe UI"/>
          <w:color w:val="121212"/>
          <w:kern w:val="0"/>
          <w:sz w:val="27"/>
          <w:szCs w:val="27"/>
          <w14:ligatures w14:val="none"/>
        </w:rPr>
        <w:t> — генерує проекти позовів, скарг, клопотань, договорів у форматах DOCX/PDF на основі висновків Аналітика та матеріалів Дослідника.</w:t>
      </w:r>
    </w:p>
    <w:p w14:paraId="56758D1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Ревізор</w:t>
      </w:r>
      <w:r w:rsidRPr="00FE6477">
        <w:rPr>
          <w:rFonts w:ascii="Georgia" w:eastAsia="Times New Roman" w:hAnsi="Georgia" w:cs="Segoe UI"/>
          <w:color w:val="121212"/>
          <w:kern w:val="0"/>
          <w:sz w:val="27"/>
          <w:szCs w:val="27"/>
          <w14:ligatures w14:val="none"/>
        </w:rPr>
        <w:t> — перевіряє всі документи перед передачею вам: юридична точність, посилання на джерела, відповідність процесуальним вимогам.</w:t>
      </w:r>
    </w:p>
    <w:p w14:paraId="76B28F3B"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B41453B">
          <v:rect id="_x0000_i1041" style="width:0;height:0" o:hralign="center" o:hrstd="t" o:hr="t" fillcolor="#a0a0a0" stroked="f"/>
        </w:pict>
      </w:r>
    </w:p>
    <w:p w14:paraId="3B2DCF8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lastRenderedPageBreak/>
        <w:t>Як запустити</w:t>
      </w:r>
    </w:p>
    <w:p w14:paraId="677E787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9E0E0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1. Встановити Paperclip</w:t>
      </w:r>
    </w:p>
    <w:p w14:paraId="431AE5F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npx paperclipai onboard --yes</w:t>
      </w:r>
    </w:p>
    <w:p w14:paraId="79F501D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47541EB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2. Створити компанію "LegalPractice"</w:t>
      </w:r>
    </w:p>
    <w:p w14:paraId="012A761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3. Додати агентів через UI або YAML</w:t>
      </w:r>
    </w:p>
    <w:p w14:paraId="550151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4. Підключити vLLM як runtime через HTTP webhook</w:t>
      </w:r>
    </w:p>
    <w:p w14:paraId="2EB2ED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Хочете — підготую готовий </w:t>
      </w:r>
      <w:r w:rsidRPr="00FE6477">
        <w:rPr>
          <w:rFonts w:ascii="Courier New" w:eastAsia="Times New Roman" w:hAnsi="Courier New" w:cs="Courier New"/>
          <w:color w:val="8D2525"/>
          <w:kern w:val="0"/>
          <w:sz w:val="20"/>
          <w:szCs w:val="20"/>
          <w:bdr w:val="single" w:sz="2" w:space="0" w:color="auto" w:frame="1"/>
          <w14:ligatures w14:val="none"/>
        </w:rPr>
        <w:t>agents.yaml</w:t>
      </w:r>
      <w:r w:rsidRPr="00FE6477">
        <w:rPr>
          <w:rFonts w:ascii="Georgia" w:eastAsia="Times New Roman" w:hAnsi="Georgia" w:cs="Segoe UI"/>
          <w:color w:val="121212"/>
          <w:kern w:val="0"/>
          <w:sz w:val="27"/>
          <w:szCs w:val="27"/>
          <w14:ligatures w14:val="none"/>
        </w:rPr>
        <w:t> для імпорту в Paperclip з усіма ролями, бюджетами та heartbeat-розкладом?</w:t>
      </w:r>
    </w:p>
    <w:p w14:paraId="214147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Додати агентів через UI або YAML де їх взяти?</w:t>
      </w:r>
    </w:p>
    <w:p w14:paraId="6062467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Додати агентів через UI або YAML де їх взяти?</w:t>
      </w:r>
    </w:p>
    <w:p w14:paraId="3535E1B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24 квіт.</w:t>
      </w:r>
    </w:p>
    <w:p w14:paraId="6F2173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Є два способи — розберемо обидва:</w:t>
      </w:r>
    </w:p>
    <w:p w14:paraId="715E10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Є два способи — розберемо обидва:</w:t>
      </w:r>
    </w:p>
    <w:p w14:paraId="40AFBC70"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0209B3BE">
          <v:rect id="_x0000_i1042" style="width:0;height:0" o:hralign="center" o:hrstd="t" o:hr="t" fillcolor="#a0a0a0" stroked="f"/>
        </w:pict>
      </w:r>
    </w:p>
    <w:p w14:paraId="30DCDC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1. Через UI (найпростіше)</w:t>
      </w:r>
    </w:p>
    <w:p w14:paraId="23F4628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w:t>
      </w:r>
      <w:r w:rsidRPr="00FE6477">
        <w:rPr>
          <w:rFonts w:ascii="Courier New" w:eastAsia="Times New Roman" w:hAnsi="Courier New" w:cs="Courier New"/>
          <w:color w:val="8D2525"/>
          <w:kern w:val="0"/>
          <w:sz w:val="20"/>
          <w:szCs w:val="20"/>
          <w:bdr w:val="single" w:sz="2" w:space="0" w:color="auto" w:frame="1"/>
          <w14:ligatures w14:val="none"/>
        </w:rPr>
        <w:t>npx paperclipai onboard --yes</w:t>
      </w:r>
      <w:r w:rsidRPr="00FE6477">
        <w:rPr>
          <w:rFonts w:ascii="Georgia" w:eastAsia="Times New Roman" w:hAnsi="Georgia" w:cs="Segoe UI"/>
          <w:color w:val="121212"/>
          <w:kern w:val="0"/>
          <w:sz w:val="27"/>
          <w:szCs w:val="27"/>
          <w14:ligatures w14:val="none"/>
        </w:rPr>
        <w:t> відкривається веб-інтерфейс (зазвичай </w:t>
      </w:r>
      <w:r w:rsidRPr="00FE6477">
        <w:rPr>
          <w:rFonts w:ascii="Courier New" w:eastAsia="Times New Roman" w:hAnsi="Courier New" w:cs="Courier New"/>
          <w:color w:val="8D2525"/>
          <w:kern w:val="0"/>
          <w:sz w:val="20"/>
          <w:szCs w:val="20"/>
          <w:bdr w:val="single" w:sz="2" w:space="0" w:color="auto" w:frame="1"/>
          <w14:ligatures w14:val="none"/>
        </w:rPr>
        <w:t>http://localhost:3000</w:t>
      </w:r>
      <w:r w:rsidRPr="00FE6477">
        <w:rPr>
          <w:rFonts w:ascii="Georgia" w:eastAsia="Times New Roman" w:hAnsi="Georgia" w:cs="Segoe UI"/>
          <w:color w:val="121212"/>
          <w:kern w:val="0"/>
          <w:sz w:val="27"/>
          <w:szCs w:val="27"/>
          <w14:ligatures w14:val="none"/>
        </w:rPr>
        <w:t>).</w:t>
      </w:r>
    </w:p>
    <w:p w14:paraId="7174BEC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Там: </w:t>
      </w:r>
      <w:r w:rsidRPr="00FE6477">
        <w:rPr>
          <w:rFonts w:ascii="Georgia" w:eastAsia="Times New Roman" w:hAnsi="Georgia" w:cs="Segoe UI"/>
          <w:b/>
          <w:bCs/>
          <w:color w:val="121212"/>
          <w:kern w:val="0"/>
          <w:sz w:val="27"/>
          <w:szCs w:val="27"/>
          <w:bdr w:val="single" w:sz="2" w:space="0" w:color="1F1F1E" w:frame="1"/>
          <w14:ligatures w14:val="none"/>
        </w:rPr>
        <w:t xml:space="preserve">Company </w:t>
      </w:r>
      <w:r w:rsidRPr="00FE6477">
        <w:rPr>
          <w:rFonts w:ascii="Times New Roman" w:eastAsia="Times New Roman" w:hAnsi="Times New Roman" w:cs="Times New Roman"/>
          <w:b/>
          <w:bCs/>
          <w:color w:val="121212"/>
          <w:kern w:val="0"/>
          <w:sz w:val="27"/>
          <w:szCs w:val="27"/>
          <w:bdr w:val="single" w:sz="2" w:space="0" w:color="1F1F1E" w:frame="1"/>
          <w14:ligatures w14:val="none"/>
        </w:rPr>
        <w:t>→</w:t>
      </w:r>
      <w:r w:rsidRPr="00FE6477">
        <w:rPr>
          <w:rFonts w:ascii="Georgia" w:eastAsia="Times New Roman" w:hAnsi="Georgia" w:cs="Segoe UI"/>
          <w:b/>
          <w:bCs/>
          <w:color w:val="121212"/>
          <w:kern w:val="0"/>
          <w:sz w:val="27"/>
          <w:szCs w:val="27"/>
          <w:bdr w:val="single" w:sz="2" w:space="0" w:color="1F1F1E" w:frame="1"/>
          <w14:ligatures w14:val="none"/>
        </w:rPr>
        <w:t xml:space="preserve"> Agents </w:t>
      </w:r>
      <w:r w:rsidRPr="00FE6477">
        <w:rPr>
          <w:rFonts w:ascii="Times New Roman" w:eastAsia="Times New Roman" w:hAnsi="Times New Roman" w:cs="Times New Roman"/>
          <w:b/>
          <w:bCs/>
          <w:color w:val="121212"/>
          <w:kern w:val="0"/>
          <w:sz w:val="27"/>
          <w:szCs w:val="27"/>
          <w:bdr w:val="single" w:sz="2" w:space="0" w:color="1F1F1E" w:frame="1"/>
          <w14:ligatures w14:val="none"/>
        </w:rPr>
        <w:t>→</w:t>
      </w:r>
      <w:r w:rsidRPr="00FE6477">
        <w:rPr>
          <w:rFonts w:ascii="Georgia" w:eastAsia="Times New Roman" w:hAnsi="Georgia" w:cs="Segoe UI"/>
          <w:b/>
          <w:bCs/>
          <w:color w:val="121212"/>
          <w:kern w:val="0"/>
          <w:sz w:val="27"/>
          <w:szCs w:val="27"/>
          <w:bdr w:val="single" w:sz="2" w:space="0" w:color="1F1F1E" w:frame="1"/>
          <w14:ligatures w14:val="none"/>
        </w:rPr>
        <w:t xml:space="preserve"> Add Agent</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заповнюєте форму:</w:t>
      </w:r>
    </w:p>
    <w:p w14:paraId="26C74A5C" w14:textId="77777777" w:rsidR="00FE6477" w:rsidRPr="00FE6477" w:rsidRDefault="00FE6477" w:rsidP="00FE6477">
      <w:pPr>
        <w:numPr>
          <w:ilvl w:val="0"/>
          <w:numId w:val="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Name</w:t>
      </w:r>
      <w:r w:rsidRPr="00FE6477">
        <w:rPr>
          <w:rFonts w:ascii="Georgia" w:eastAsia="Times New Roman" w:hAnsi="Georgia" w:cs="Segoe UI"/>
          <w:color w:val="121212"/>
          <w:kern w:val="0"/>
          <w:sz w:val="27"/>
          <w:szCs w:val="27"/>
          <w14:ligatures w14:val="none"/>
        </w:rPr>
        <w:t> — "Дослідник"</w:t>
      </w:r>
    </w:p>
    <w:p w14:paraId="467C6724" w14:textId="77777777" w:rsidR="00FE6477" w:rsidRPr="00FE6477" w:rsidRDefault="00FE6477" w:rsidP="00FE6477">
      <w:pPr>
        <w:numPr>
          <w:ilvl w:val="0"/>
          <w:numId w:val="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Role / Job description</w:t>
      </w:r>
      <w:r w:rsidRPr="00FE6477">
        <w:rPr>
          <w:rFonts w:ascii="Georgia" w:eastAsia="Times New Roman" w:hAnsi="Georgia" w:cs="Segoe UI"/>
          <w:color w:val="121212"/>
          <w:kern w:val="0"/>
          <w:sz w:val="27"/>
          <w:szCs w:val="27"/>
          <w14:ligatures w14:val="none"/>
        </w:rPr>
        <w:t> — опис що робить агент</w:t>
      </w:r>
    </w:p>
    <w:p w14:paraId="2D8DA101" w14:textId="77777777" w:rsidR="00FE6477" w:rsidRPr="00FE6477" w:rsidRDefault="00FE6477" w:rsidP="00FE6477">
      <w:pPr>
        <w:numPr>
          <w:ilvl w:val="0"/>
          <w:numId w:val="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Runtime</w:t>
      </w:r>
      <w:r w:rsidRPr="00FE6477">
        <w:rPr>
          <w:rFonts w:ascii="Georgia" w:eastAsia="Times New Roman" w:hAnsi="Georgia" w:cs="Segoe UI"/>
          <w:color w:val="121212"/>
          <w:kern w:val="0"/>
          <w:sz w:val="27"/>
          <w:szCs w:val="27"/>
          <w14:ligatures w14:val="none"/>
        </w:rPr>
        <w:t> — вибираєте тип (HTTP, Claude Code, Bash, тощо)</w:t>
      </w:r>
    </w:p>
    <w:p w14:paraId="2D665D6F" w14:textId="77777777" w:rsidR="00FE6477" w:rsidRPr="00FE6477" w:rsidRDefault="00FE6477" w:rsidP="00FE6477">
      <w:pPr>
        <w:numPr>
          <w:ilvl w:val="0"/>
          <w:numId w:val="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Budget</w:t>
      </w:r>
      <w:r w:rsidRPr="00FE6477">
        <w:rPr>
          <w:rFonts w:ascii="Georgia" w:eastAsia="Times New Roman" w:hAnsi="Georgia" w:cs="Segoe UI"/>
          <w:color w:val="121212"/>
          <w:kern w:val="0"/>
          <w:sz w:val="27"/>
          <w:szCs w:val="27"/>
          <w14:ligatures w14:val="none"/>
        </w:rPr>
        <w:t> — місячний ліміт токенів/грошей</w:t>
      </w:r>
    </w:p>
    <w:p w14:paraId="4B1B3C65" w14:textId="77777777" w:rsidR="00FE6477" w:rsidRPr="00FE6477" w:rsidRDefault="00FE6477" w:rsidP="00FE6477">
      <w:pPr>
        <w:numPr>
          <w:ilvl w:val="0"/>
          <w:numId w:val="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Heartbeat</w:t>
      </w:r>
      <w:r w:rsidRPr="00FE6477">
        <w:rPr>
          <w:rFonts w:ascii="Georgia" w:eastAsia="Times New Roman" w:hAnsi="Georgia" w:cs="Segoe UI"/>
          <w:color w:val="121212"/>
          <w:kern w:val="0"/>
          <w:sz w:val="27"/>
          <w:szCs w:val="27"/>
          <w14:ligatures w14:val="none"/>
        </w:rPr>
        <w:t> — розклад запуску (cron)</w:t>
      </w:r>
    </w:p>
    <w:p w14:paraId="6EE8DD0F"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49412231">
          <v:rect id="_x0000_i1043" style="width:0;height:0" o:hralign="center" o:hrstd="t" o:hr="t" fillcolor="#a0a0a0" stroked="f"/>
        </w:pict>
      </w:r>
    </w:p>
    <w:p w14:paraId="767577A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2. Через YAML / </w:t>
      </w:r>
      <w:r w:rsidRPr="00FE6477">
        <w:rPr>
          <w:rFonts w:ascii="Courier New" w:eastAsia="Times New Roman" w:hAnsi="Courier New" w:cs="Courier New"/>
          <w:b/>
          <w:bCs/>
          <w:color w:val="8D2525"/>
          <w:kern w:val="0"/>
          <w:sz w:val="20"/>
          <w:szCs w:val="20"/>
          <w:bdr w:val="single" w:sz="2" w:space="0" w:color="auto" w:frame="1"/>
          <w14:ligatures w14:val="none"/>
        </w:rPr>
        <w:t>SKILLS.md</w:t>
      </w:r>
    </w:p>
    <w:p w14:paraId="137BBDB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Paperclip використовує концепцію </w:t>
      </w:r>
      <w:r w:rsidRPr="00FE6477">
        <w:rPr>
          <w:rFonts w:ascii="Georgia" w:eastAsia="Times New Roman" w:hAnsi="Georgia" w:cs="Segoe UI"/>
          <w:b/>
          <w:bCs/>
          <w:color w:val="121212"/>
          <w:kern w:val="0"/>
          <w:sz w:val="27"/>
          <w:szCs w:val="27"/>
          <w:bdr w:val="single" w:sz="2" w:space="0" w:color="1F1F1E" w:frame="1"/>
          <w14:ligatures w14:val="none"/>
        </w:rPr>
        <w:t>SKILLS.md</w:t>
      </w:r>
      <w:r w:rsidRPr="00FE6477">
        <w:rPr>
          <w:rFonts w:ascii="Georgia" w:eastAsia="Times New Roman" w:hAnsi="Georgia" w:cs="Segoe UI"/>
          <w:color w:val="121212"/>
          <w:kern w:val="0"/>
          <w:sz w:val="27"/>
          <w:szCs w:val="27"/>
          <w14:ligatures w14:val="none"/>
        </w:rPr>
        <w:t> — файл який агент читає при старті і розуміє що він вміє і як працювати. Це не окремий "реєстр агентів" — конфіг описується прямо в проекті.</w:t>
      </w:r>
    </w:p>
    <w:p w14:paraId="0D293D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Ось готові файли для вашої практики:</w:t>
      </w:r>
    </w:p>
    <w:p w14:paraId="023820B5"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2C9850C">
          <v:rect id="_x0000_i1044" style="width:0;height:0" o:hralign="center" o:hrstd="t" o:hr="t" fillcolor="#a0a0a0" stroked="f"/>
        </w:pict>
      </w:r>
    </w:p>
    <w:p w14:paraId="3E4B81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Courier New" w:eastAsia="Times New Roman" w:hAnsi="Courier New" w:cs="Courier New"/>
          <w:b/>
          <w:bCs/>
          <w:color w:val="8D2525"/>
          <w:kern w:val="0"/>
          <w:sz w:val="20"/>
          <w:szCs w:val="20"/>
          <w:bdr w:val="single" w:sz="2" w:space="0" w:color="auto" w:frame="1"/>
          <w14:ligatures w14:val="none"/>
        </w:rPr>
        <w:t>skills/researcher.md</w:t>
      </w:r>
    </w:p>
    <w:p w14:paraId="71A7180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lastRenderedPageBreak/>
        <w:t>markdown</w:t>
      </w:r>
    </w:p>
    <w:p w14:paraId="32529B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Дослідник — юридична база знань</w:t>
      </w:r>
    </w:p>
    <w:p w14:paraId="263251C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737795E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Роль</w:t>
      </w:r>
    </w:p>
    <w:p w14:paraId="4DBFC1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Шукаю релевантні прецеденти серед 500 судових справ адвоката.</w:t>
      </w:r>
    </w:p>
    <w:p w14:paraId="506E1C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Підбираю норми ЦПК, КАС, КПК, ГПК України.</w:t>
      </w:r>
    </w:p>
    <w:p w14:paraId="2B3896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34E2D4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Інструменти</w:t>
      </w:r>
    </w:p>
    <w:p w14:paraId="7CF4E0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HTTP POST http://localhost:6333 (Qdrant — векторна БД)</w:t>
      </w:r>
    </w:p>
    <w:p w14:paraId="5955A57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HTTP POST http://localhost:8000/v1/chat/completions (vLLM — Qwen2.5-72B)</w:t>
      </w:r>
    </w:p>
    <w:p w14:paraId="45BA39D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14491AD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Як виконую задачу</w:t>
      </w:r>
    </w:p>
    <w:p w14:paraId="53974CA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1.</w:t>
      </w:r>
      <w:r w:rsidRPr="00FE6477">
        <w:rPr>
          <w:rFonts w:ascii="Courier New" w:eastAsia="Times New Roman" w:hAnsi="Courier New" w:cs="Courier New"/>
          <w:color w:val="14181F"/>
          <w:kern w:val="0"/>
          <w:sz w:val="20"/>
          <w:szCs w:val="20"/>
          <w:bdr w:val="single" w:sz="2" w:space="0" w:color="1F1F1E" w:frame="1"/>
          <w14:ligatures w14:val="none"/>
        </w:rPr>
        <w:t xml:space="preserve"> Отримую запит від CEO (назва справи або опис ситуації)</w:t>
      </w:r>
    </w:p>
    <w:p w14:paraId="6E644C0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 xml:space="preserve"> Роблю semantic search по Qdrant (top-10 схожих справ)</w:t>
      </w:r>
    </w:p>
    <w:p w14:paraId="18C58C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3.</w:t>
      </w:r>
      <w:r w:rsidRPr="00FE6477">
        <w:rPr>
          <w:rFonts w:ascii="Courier New" w:eastAsia="Times New Roman" w:hAnsi="Courier New" w:cs="Courier New"/>
          <w:color w:val="14181F"/>
          <w:kern w:val="0"/>
          <w:sz w:val="20"/>
          <w:szCs w:val="20"/>
          <w:bdr w:val="single" w:sz="2" w:space="0" w:color="1F1F1E" w:frame="1"/>
          <w14:ligatures w14:val="none"/>
        </w:rPr>
        <w:t xml:space="preserve"> Фільтрую за релевантністю через LLM</w:t>
      </w:r>
    </w:p>
    <w:p w14:paraId="6DAEA9C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4.</w:t>
      </w:r>
      <w:r w:rsidRPr="00FE6477">
        <w:rPr>
          <w:rFonts w:ascii="Courier New" w:eastAsia="Times New Roman" w:hAnsi="Courier New" w:cs="Courier New"/>
          <w:color w:val="14181F"/>
          <w:kern w:val="0"/>
          <w:sz w:val="20"/>
          <w:szCs w:val="20"/>
          <w:bdr w:val="single" w:sz="2" w:space="0" w:color="1F1F1E" w:frame="1"/>
          <w14:ligatures w14:val="none"/>
        </w:rPr>
        <w:t xml:space="preserve"> Повертаю список справ + ключові норми права</w:t>
      </w:r>
    </w:p>
    <w:p w14:paraId="60B366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5D7C5C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Формат відповіді</w:t>
      </w:r>
    </w:p>
    <w:p w14:paraId="0707E9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JSON: { "cases": [...], "laws": [...], "summary": "..." }</w:t>
      </w:r>
    </w:p>
    <w:p w14:paraId="55860460"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80206A2">
          <v:rect id="_x0000_i1045" style="width:0;height:0" o:hralign="center" o:hrstd="t" o:hr="t" fillcolor="#a0a0a0" stroked="f"/>
        </w:pict>
      </w:r>
    </w:p>
    <w:p w14:paraId="1162BBB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Courier New" w:eastAsia="Times New Roman" w:hAnsi="Courier New" w:cs="Courier New"/>
          <w:b/>
          <w:bCs/>
          <w:color w:val="8D2525"/>
          <w:kern w:val="0"/>
          <w:sz w:val="20"/>
          <w:szCs w:val="20"/>
          <w:bdr w:val="single" w:sz="2" w:space="0" w:color="auto" w:frame="1"/>
          <w14:ligatures w14:val="none"/>
        </w:rPr>
        <w:t>skills/analyst.md</w:t>
      </w:r>
    </w:p>
    <w:p w14:paraId="13C8BB2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markdown</w:t>
      </w:r>
    </w:p>
    <w:p w14:paraId="16C0357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Аналітик — правова позиція</w:t>
      </w:r>
    </w:p>
    <w:p w14:paraId="66D0B4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6FBBE0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Роль</w:t>
      </w:r>
    </w:p>
    <w:p w14:paraId="159A5DA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Формую юридичну позицію по справі на основі матеріалів Дослідника.</w:t>
      </w:r>
    </w:p>
    <w:p w14:paraId="5E0850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001450F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Інструменти</w:t>
      </w:r>
    </w:p>
    <w:p w14:paraId="2673ADB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HTTP POST http://localhost:8000/v1/chat/completions (vLLM)</w:t>
      </w:r>
    </w:p>
    <w:p w14:paraId="3EDB001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72A07BC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Системний промпт</w:t>
      </w:r>
    </w:p>
    <w:p w14:paraId="11BA5F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Ти — досвідчений адвокат України. Аналізуй справи за структурою:</w:t>
      </w:r>
    </w:p>
    <w:p w14:paraId="35FA571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1.</w:t>
      </w:r>
      <w:r w:rsidRPr="00FE6477">
        <w:rPr>
          <w:rFonts w:ascii="Courier New" w:eastAsia="Times New Roman" w:hAnsi="Courier New" w:cs="Courier New"/>
          <w:color w:val="14181F"/>
          <w:kern w:val="0"/>
          <w:sz w:val="20"/>
          <w:szCs w:val="20"/>
          <w:bdr w:val="single" w:sz="2" w:space="0" w:color="1F1F1E" w:frame="1"/>
          <w14:ligatures w14:val="none"/>
        </w:rPr>
        <w:t xml:space="preserve"> Суть питання</w:t>
      </w:r>
    </w:p>
    <w:p w14:paraId="5FEC3E2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 xml:space="preserve"> Норми права (конкретні статті)</w:t>
      </w:r>
    </w:p>
    <w:p w14:paraId="051A84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3.</w:t>
      </w:r>
      <w:r w:rsidRPr="00FE6477">
        <w:rPr>
          <w:rFonts w:ascii="Courier New" w:eastAsia="Times New Roman" w:hAnsi="Courier New" w:cs="Courier New"/>
          <w:color w:val="14181F"/>
          <w:kern w:val="0"/>
          <w:sz w:val="20"/>
          <w:szCs w:val="20"/>
          <w:bdr w:val="single" w:sz="2" w:space="0" w:color="1F1F1E" w:frame="1"/>
          <w14:ligatures w14:val="none"/>
        </w:rPr>
        <w:t xml:space="preserve"> Судова практика (ВСУ)</w:t>
      </w:r>
    </w:p>
    <w:p w14:paraId="656138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4.</w:t>
      </w:r>
      <w:r w:rsidRPr="00FE6477">
        <w:rPr>
          <w:rFonts w:ascii="Courier New" w:eastAsia="Times New Roman" w:hAnsi="Courier New" w:cs="Courier New"/>
          <w:color w:val="14181F"/>
          <w:kern w:val="0"/>
          <w:sz w:val="20"/>
          <w:szCs w:val="20"/>
          <w:bdr w:val="single" w:sz="2" w:space="0" w:color="1F1F1E" w:frame="1"/>
          <w14:ligatures w14:val="none"/>
        </w:rPr>
        <w:t xml:space="preserve"> Ризики (низький/середній/високий)</w:t>
      </w:r>
    </w:p>
    <w:p w14:paraId="5DB58AF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5.</w:t>
      </w:r>
      <w:r w:rsidRPr="00FE6477">
        <w:rPr>
          <w:rFonts w:ascii="Courier New" w:eastAsia="Times New Roman" w:hAnsi="Courier New" w:cs="Courier New"/>
          <w:color w:val="14181F"/>
          <w:kern w:val="0"/>
          <w:sz w:val="20"/>
          <w:szCs w:val="20"/>
          <w:bdr w:val="single" w:sz="2" w:space="0" w:color="1F1F1E" w:frame="1"/>
          <w14:ligatures w14:val="none"/>
        </w:rPr>
        <w:t xml:space="preserve"> Рекомендована позиція</w:t>
      </w:r>
    </w:p>
    <w:p w14:paraId="18A1E7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164B24A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Вхід</w:t>
      </w:r>
    </w:p>
    <w:p w14:paraId="5BCAAF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JSON від Дослідника + опис справи від CEO</w:t>
      </w:r>
    </w:p>
    <w:p w14:paraId="09B9CE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382986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Вихід</w:t>
      </w:r>
    </w:p>
    <w:p w14:paraId="2C0C3C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Структурований юридичний висновок у Markdown</w:t>
      </w:r>
    </w:p>
    <w:p w14:paraId="6C683C79"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30C5568F">
          <v:rect id="_x0000_i1046" style="width:0;height:0" o:hralign="center" o:hrstd="t" o:hr="t" fillcolor="#a0a0a0" stroked="f"/>
        </w:pict>
      </w:r>
    </w:p>
    <w:p w14:paraId="75E4DC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Courier New" w:eastAsia="Times New Roman" w:hAnsi="Courier New" w:cs="Courier New"/>
          <w:b/>
          <w:bCs/>
          <w:color w:val="8D2525"/>
          <w:kern w:val="0"/>
          <w:sz w:val="20"/>
          <w:szCs w:val="20"/>
          <w:bdr w:val="single" w:sz="2" w:space="0" w:color="auto" w:frame="1"/>
          <w14:ligatures w14:val="none"/>
        </w:rPr>
        <w:t>skills/author.md</w:t>
      </w:r>
    </w:p>
    <w:p w14:paraId="67FC4A6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markdown</w:t>
      </w:r>
    </w:p>
    <w:p w14:paraId="54BE8D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Автор документів</w:t>
      </w:r>
    </w:p>
    <w:p w14:paraId="2D3A258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2ABE786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Роль</w:t>
      </w:r>
    </w:p>
    <w:p w14:paraId="681D98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Генерую процесуальні документи: позови, скарги, клопотання, договори.</w:t>
      </w:r>
    </w:p>
    <w:p w14:paraId="525F110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241C04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Інструменти</w:t>
      </w:r>
    </w:p>
    <w:p w14:paraId="61E61BC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HTTP POST http://localhost:8000/v1/chat/completions (vLLM)</w:t>
      </w:r>
    </w:p>
    <w:p w14:paraId="53C4D41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bash: python3 /scripts/generate_docx.py (генерація DOCX через python-docx)</w:t>
      </w:r>
    </w:p>
    <w:p w14:paraId="41089F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bash: python3 /scripts/generate_pdf.py  (генерація PDF)</w:t>
      </w:r>
    </w:p>
    <w:p w14:paraId="02DC50C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591413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Шаблони</w:t>
      </w:r>
    </w:p>
    <w:p w14:paraId="724E1E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/templates/pozov.docx</w:t>
      </w:r>
    </w:p>
    <w:p w14:paraId="39F33C6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/templates/skarga.docx</w:t>
      </w:r>
    </w:p>
    <w:p w14:paraId="43621E3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/templates/klopotannya.docx</w:t>
      </w:r>
    </w:p>
    <w:p w14:paraId="262D8D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3C94951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Вхід</w:t>
      </w:r>
    </w:p>
    <w:p w14:paraId="2B2802D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Висновок Аналітика + деталі справи від CEO</w:t>
      </w:r>
    </w:p>
    <w:p w14:paraId="3903005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433140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Вихід</w:t>
      </w:r>
    </w:p>
    <w:p w14:paraId="537BDDD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Готовий файл у /output/{назва</w:t>
      </w:r>
      <w:r w:rsidRPr="00FE6477">
        <w:rPr>
          <w:rFonts w:ascii="Courier New" w:eastAsia="Times New Roman" w:hAnsi="Courier New" w:cs="Courier New"/>
          <w:i/>
          <w:iCs/>
          <w:color w:val="2B303B"/>
          <w:kern w:val="0"/>
          <w:sz w:val="20"/>
          <w:szCs w:val="20"/>
          <w:bdr w:val="single" w:sz="2" w:space="0" w:color="1F1F1E" w:frame="1"/>
          <w14:ligatures w14:val="none"/>
        </w:rPr>
        <w:t>_</w:t>
      </w:r>
      <w:r w:rsidRPr="00FE6477">
        <w:rPr>
          <w:rFonts w:ascii="Courier New" w:eastAsia="Times New Roman" w:hAnsi="Courier New" w:cs="Courier New"/>
          <w:i/>
          <w:iCs/>
          <w:color w:val="14181F"/>
          <w:kern w:val="0"/>
          <w:sz w:val="20"/>
          <w:szCs w:val="20"/>
          <w:bdr w:val="single" w:sz="2" w:space="0" w:color="1F1F1E" w:frame="1"/>
          <w14:ligatures w14:val="none"/>
        </w:rPr>
        <w:t>справи}</w:t>
      </w:r>
      <w:r w:rsidRPr="00FE6477">
        <w:rPr>
          <w:rFonts w:ascii="Courier New" w:eastAsia="Times New Roman" w:hAnsi="Courier New" w:cs="Courier New"/>
          <w:i/>
          <w:iCs/>
          <w:color w:val="2B303B"/>
          <w:kern w:val="0"/>
          <w:sz w:val="20"/>
          <w:szCs w:val="20"/>
          <w:bdr w:val="single" w:sz="2" w:space="0" w:color="1F1F1E" w:frame="1"/>
          <w14:ligatures w14:val="none"/>
        </w:rPr>
        <w:t>_</w:t>
      </w:r>
      <w:r w:rsidRPr="00FE6477">
        <w:rPr>
          <w:rFonts w:ascii="Courier New" w:eastAsia="Times New Roman" w:hAnsi="Courier New" w:cs="Courier New"/>
          <w:color w:val="14181F"/>
          <w:kern w:val="0"/>
          <w:sz w:val="20"/>
          <w:szCs w:val="20"/>
          <w:bdr w:val="single" w:sz="2" w:space="0" w:color="1F1F1E" w:frame="1"/>
          <w14:ligatures w14:val="none"/>
        </w:rPr>
        <w:t>{тип}.docx</w:t>
      </w:r>
    </w:p>
    <w:p w14:paraId="51FAC9EA"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1D968065">
          <v:rect id="_x0000_i1047" style="width:0;height:0" o:hralign="center" o:hrstd="t" o:hr="t" fillcolor="#a0a0a0" stroked="f"/>
        </w:pict>
      </w:r>
    </w:p>
    <w:p w14:paraId="1D20E8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Courier New" w:eastAsia="Times New Roman" w:hAnsi="Courier New" w:cs="Courier New"/>
          <w:b/>
          <w:bCs/>
          <w:color w:val="8D2525"/>
          <w:kern w:val="0"/>
          <w:sz w:val="20"/>
          <w:szCs w:val="20"/>
          <w:bdr w:val="single" w:sz="2" w:space="0" w:color="auto" w:frame="1"/>
          <w14:ligatures w14:val="none"/>
        </w:rPr>
        <w:t>skills/reviewer.md</w:t>
      </w:r>
    </w:p>
    <w:p w14:paraId="127336F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markdown</w:t>
      </w:r>
    </w:p>
    <w:p w14:paraId="69100E9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Ревізор — контроль якості</w:t>
      </w:r>
    </w:p>
    <w:p w14:paraId="280DDDC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3700EF7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Роль</w:t>
      </w:r>
    </w:p>
    <w:p w14:paraId="39F02EA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Перевіряю документи перед передачею адвокату.</w:t>
      </w:r>
    </w:p>
    <w:p w14:paraId="4E39B45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16C9913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Перевіряю</w:t>
      </w:r>
    </w:p>
    <w:p w14:paraId="4DD458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Посилання на статті законів (чи існують?)</w:t>
      </w:r>
    </w:p>
    <w:p w14:paraId="666438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Відповідність процесуальним строкам</w:t>
      </w:r>
    </w:p>
    <w:p w14:paraId="2DCC7D3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Логічність правової позиції</w:t>
      </w:r>
    </w:p>
    <w:p w14:paraId="18EBFFB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Відсутність суперечностей</w:t>
      </w:r>
    </w:p>
    <w:p w14:paraId="30BE08C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05640A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b/>
          <w:bCs/>
          <w:color w:val="2B303B"/>
          <w:kern w:val="0"/>
          <w:sz w:val="20"/>
          <w:szCs w:val="20"/>
          <w:bdr w:val="single" w:sz="2" w:space="0" w:color="1F1F1E" w:frame="1"/>
          <w14:ligatures w14:val="none"/>
        </w:rPr>
        <w:t>##</w:t>
      </w:r>
      <w:r w:rsidRPr="00FE6477">
        <w:rPr>
          <w:rFonts w:ascii="Courier New" w:eastAsia="Times New Roman" w:hAnsi="Courier New" w:cs="Courier New"/>
          <w:b/>
          <w:bCs/>
          <w:color w:val="B80A18"/>
          <w:kern w:val="0"/>
          <w:sz w:val="20"/>
          <w:szCs w:val="20"/>
          <w:bdr w:val="single" w:sz="2" w:space="0" w:color="1F1F1E" w:frame="1"/>
          <w14:ligatures w14:val="none"/>
        </w:rPr>
        <w:t xml:space="preserve"> Вихід</w:t>
      </w:r>
    </w:p>
    <w:p w14:paraId="69E602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"status": "OK" | "REVISION", "issues": [...], "score": 0-100 }</w:t>
      </w:r>
    </w:p>
    <w:p w14:paraId="37F46F5D"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31C8715E">
          <v:rect id="_x0000_i1048" style="width:0;height:0" o:hralign="center" o:hrstd="t" o:hr="t" fillcolor="#a0a0a0" stroked="f"/>
        </w:pict>
      </w:r>
    </w:p>
    <w:p w14:paraId="37611F9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3. Де розмістити ці файли</w:t>
      </w:r>
    </w:p>
    <w:p w14:paraId="2406F2A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/your-paperclip-project/</w:t>
      </w:r>
    </w:p>
    <w:p w14:paraId="3996B22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skills/</w:t>
      </w:r>
    </w:p>
    <w:p w14:paraId="653C52D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researcher.md</w:t>
      </w:r>
    </w:p>
    <w:p w14:paraId="5642B41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analyst.md</w:t>
      </w:r>
    </w:p>
    <w:p w14:paraId="5803696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author.md</w:t>
      </w:r>
    </w:p>
    <w:p w14:paraId="15EEDA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reviewer.md</w:t>
      </w:r>
    </w:p>
    <w:p w14:paraId="072FEB7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templates/</w:t>
      </w:r>
    </w:p>
    <w:p w14:paraId="5468ACF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pozov.docx</w:t>
      </w:r>
    </w:p>
    <w:p w14:paraId="4EC041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skarga.docx</w:t>
      </w:r>
    </w:p>
    <w:p w14:paraId="40A9D0B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klopotannya.docx</w:t>
      </w:r>
    </w:p>
    <w:p w14:paraId="4DB88B2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scripts/</w:t>
      </w:r>
    </w:p>
    <w:p w14:paraId="3BBFBB2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generate_docx.py</w:t>
      </w:r>
    </w:p>
    <w:p w14:paraId="457C7C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 generate_pdf.py</w:t>
      </w:r>
    </w:p>
    <w:p w14:paraId="53D13FD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output/</w:t>
      </w:r>
    </w:p>
    <w:p w14:paraId="1D8A768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Paperclip при створенні агента через UI — підключаєте потрібний </w:t>
      </w:r>
      <w:r w:rsidRPr="00FE6477">
        <w:rPr>
          <w:rFonts w:ascii="Courier New" w:eastAsia="Times New Roman" w:hAnsi="Courier New" w:cs="Courier New"/>
          <w:color w:val="8D2525"/>
          <w:kern w:val="0"/>
          <w:sz w:val="20"/>
          <w:szCs w:val="20"/>
          <w:bdr w:val="single" w:sz="2" w:space="0" w:color="auto" w:frame="1"/>
          <w14:ligatures w14:val="none"/>
        </w:rPr>
        <w:t>SKILLS.md</w:t>
      </w:r>
      <w:r w:rsidRPr="00FE6477">
        <w:rPr>
          <w:rFonts w:ascii="Georgia" w:eastAsia="Times New Roman" w:hAnsi="Georgia" w:cs="Segoe UI"/>
          <w:color w:val="121212"/>
          <w:kern w:val="0"/>
          <w:sz w:val="27"/>
          <w:szCs w:val="27"/>
          <w14:ligatures w14:val="none"/>
        </w:rPr>
        <w:t> файл як контекст агента, і він знає як працювати.</w:t>
      </w:r>
    </w:p>
    <w:p w14:paraId="63F273C2"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pict w14:anchorId="71B1F258">
          <v:rect id="_x0000_i1049" style="width:0;height:0" o:hralign="center" o:hrstd="t" o:hr="t" fillcolor="#a0a0a0" stroked="f"/>
        </w:pict>
      </w:r>
    </w:p>
    <w:p w14:paraId="674FBB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Хочете — зроблю готові Python-скрипти </w:t>
      </w:r>
      <w:r w:rsidRPr="00FE6477">
        <w:rPr>
          <w:rFonts w:ascii="Courier New" w:eastAsia="Times New Roman" w:hAnsi="Courier New" w:cs="Courier New"/>
          <w:color w:val="8D2525"/>
          <w:kern w:val="0"/>
          <w:sz w:val="20"/>
          <w:szCs w:val="20"/>
          <w:bdr w:val="single" w:sz="2" w:space="0" w:color="auto" w:frame="1"/>
          <w14:ligatures w14:val="none"/>
        </w:rPr>
        <w:t>generate_docx.py</w:t>
      </w:r>
      <w:r w:rsidRPr="00FE6477">
        <w:rPr>
          <w:rFonts w:ascii="Georgia" w:eastAsia="Times New Roman" w:hAnsi="Georgia" w:cs="Segoe UI"/>
          <w:color w:val="121212"/>
          <w:kern w:val="0"/>
          <w:sz w:val="27"/>
          <w:szCs w:val="27"/>
          <w14:ligatures w14:val="none"/>
        </w:rPr>
        <w:t> і </w:t>
      </w:r>
      <w:r w:rsidRPr="00FE6477">
        <w:rPr>
          <w:rFonts w:ascii="Courier New" w:eastAsia="Times New Roman" w:hAnsi="Courier New" w:cs="Courier New"/>
          <w:color w:val="8D2525"/>
          <w:kern w:val="0"/>
          <w:sz w:val="20"/>
          <w:szCs w:val="20"/>
          <w:bdr w:val="single" w:sz="2" w:space="0" w:color="auto" w:frame="1"/>
          <w14:ligatures w14:val="none"/>
        </w:rPr>
        <w:t>generate_pdf.py</w:t>
      </w:r>
      <w:r w:rsidRPr="00FE6477">
        <w:rPr>
          <w:rFonts w:ascii="Georgia" w:eastAsia="Times New Roman" w:hAnsi="Georgia" w:cs="Segoe UI"/>
          <w:color w:val="121212"/>
          <w:kern w:val="0"/>
          <w:sz w:val="27"/>
          <w:szCs w:val="27"/>
          <w14:ligatures w14:val="none"/>
        </w:rPr>
        <w:t> для генерації документів з шаблонів?</w:t>
      </w:r>
    </w:p>
    <w:p w14:paraId="78D28E4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Ubuntu Server 24.</w:t>
      </w:r>
    </w:p>
    <w:p w14:paraId="40A866C6" w14:textId="77777777" w:rsidR="00FE6477" w:rsidRPr="00FE6477" w:rsidRDefault="00FE6477" w:rsidP="00FE6477">
      <w:pPr>
        <w:numPr>
          <w:ilvl w:val="0"/>
          <w:numId w:val="7"/>
        </w:numPr>
        <w:pBdr>
          <w:top w:val="single" w:sz="2" w:space="0" w:color="1F1F1E"/>
          <w:left w:val="single" w:sz="2" w:space="0" w:color="1F1F1E"/>
          <w:bottom w:val="single" w:sz="2" w:space="0" w:color="1F1F1E"/>
          <w:right w:val="single" w:sz="2" w:space="0" w:color="1F1F1E"/>
        </w:pBdr>
        <w:shd w:val="clear" w:color="auto" w:fill="EFEEEB"/>
        <w:spacing w:before="100" w:beforeAutospacing="1" w:after="100" w:afterAutospacing="1"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Ubuntu Server 24.04 → NVIDIA drivers → CUDA</w:t>
      </w:r>
    </w:p>
    <w:p w14:paraId="177B89E2" w14:textId="77777777" w:rsidR="00FE6477" w:rsidRPr="00FE6477" w:rsidRDefault="00FE6477" w:rsidP="00FE6477">
      <w:pPr>
        <w:numPr>
          <w:ilvl w:val="0"/>
          <w:numId w:val="7"/>
        </w:num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Docker + Docker Compose</w:t>
      </w:r>
    </w:p>
    <w:p w14:paraId="79654F4E" w14:textId="77777777" w:rsidR="00FE6477" w:rsidRPr="00FE6477" w:rsidRDefault="00FE6477" w:rsidP="00FE6477">
      <w:pPr>
        <w:numPr>
          <w:ilvl w:val="0"/>
          <w:numId w:val="7"/>
        </w:num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Qdrant (векторна БД)</w:t>
      </w:r>
    </w:p>
    <w:p w14:paraId="3EA069FC" w14:textId="77777777" w:rsidR="00FE6477" w:rsidRPr="00FE6477" w:rsidRDefault="00FE6477" w:rsidP="00FE6477">
      <w:pPr>
        <w:numPr>
          <w:ilvl w:val="0"/>
          <w:numId w:val="7"/>
        </w:num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vLLM + Qwen2.5-72B</w:t>
      </w:r>
    </w:p>
    <w:p w14:paraId="2B0EABC2" w14:textId="77777777" w:rsidR="00FE6477" w:rsidRPr="00FE6477" w:rsidRDefault="00FE6477" w:rsidP="00FE6477">
      <w:pPr>
        <w:numPr>
          <w:ilvl w:val="0"/>
          <w:numId w:val="7"/>
        </w:num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Python RAG pipeline (LlamaIndex + unstructured)</w:t>
      </w:r>
    </w:p>
    <w:p w14:paraId="6CE008B1" w14:textId="77777777" w:rsidR="00FE6477" w:rsidRPr="00FE6477" w:rsidRDefault="00FE6477" w:rsidP="00FE6477">
      <w:pPr>
        <w:numPr>
          <w:ilvl w:val="0"/>
          <w:numId w:val="7"/>
        </w:num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Завантаження та індексація 500 справ</w:t>
      </w:r>
    </w:p>
    <w:p w14:paraId="69BA589F" w14:textId="77777777" w:rsidR="00FE6477" w:rsidRPr="00FE6477" w:rsidRDefault="00FE6477" w:rsidP="00FE6477">
      <w:pPr>
        <w:numPr>
          <w:ilvl w:val="0"/>
          <w:numId w:val="7"/>
        </w:num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paperclip/ оркестратор</w:t>
      </w:r>
    </w:p>
    <w:p w14:paraId="2CE6C260"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24 квіт.</w:t>
      </w:r>
    </w:p>
    <w:p w14:paraId="2BBBA4F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Зроблю повний покроковий bash-скрипт встановлення + усі конфіги.</w:t>
      </w:r>
    </w:p>
    <w:p w14:paraId="58B41ACD" w14:textId="77777777" w:rsidR="00FE6477" w:rsidRPr="00FE6477" w:rsidRDefault="00FE6477" w:rsidP="00FE6477">
      <w:pPr>
        <w:spacing w:after="0" w:line="240" w:lineRule="auto"/>
        <w:rPr>
          <w:rFonts w:ascii="Georgia" w:eastAsia="Times New Roman" w:hAnsi="Georgia" w:cs="Times New Roman"/>
          <w:kern w:val="0"/>
          <w:sz w:val="27"/>
          <w:szCs w:val="27"/>
          <w:bdr w:val="single" w:sz="2" w:space="0" w:color="1F1F1E" w:frame="1"/>
          <w14:ligatures w14:val="none"/>
        </w:rPr>
      </w:pPr>
      <w:r w:rsidRPr="00FE6477">
        <w:rPr>
          <w:rFonts w:ascii="Segoe UI" w:eastAsia="Times New Roman" w:hAnsi="Segoe UI" w:cs="Segoe UI"/>
          <w:color w:val="121212"/>
          <w:kern w:val="0"/>
          <w:sz w:val="27"/>
          <w:szCs w:val="27"/>
          <w:bdr w:val="single" w:sz="2" w:space="0" w:color="1F1F1E" w:frame="1"/>
          <w14:ligatures w14:val="none"/>
        </w:rPr>
        <w:t>Check docx skill</w:t>
      </w:r>
    </w:p>
    <w:p w14:paraId="1075157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Georgia" w:eastAsia="Times New Roman" w:hAnsi="Georgia" w:cs="Segoe UI"/>
          <w:color w:val="121212"/>
          <w:kern w:val="0"/>
          <w:sz w:val="27"/>
          <w:szCs w:val="27"/>
          <w:bdr w:val="single" w:sz="2" w:space="0" w:color="1F1F1E" w:frame="1"/>
          <w14:ligatures w14:val="none"/>
        </w:rPr>
        <w:t>Check docx skill</w:t>
      </w:r>
    </w:p>
    <w:p w14:paraId="76C585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Зроблю повний покроковий bash-скрипт встановлення + усі конфіги.</w:t>
      </w:r>
    </w:p>
    <w:p w14:paraId="1290B8A7" w14:textId="77777777" w:rsidR="00FE6477" w:rsidRPr="00FE6477" w:rsidRDefault="00FE6477" w:rsidP="00FE6477">
      <w:pPr>
        <w:spacing w:after="0" w:line="240" w:lineRule="auto"/>
        <w:rPr>
          <w:rFonts w:ascii="Times New Roman" w:eastAsia="Times New Roman" w:hAnsi="Times New Roman" w:cs="Times New Roman"/>
          <w:kern w:val="0"/>
          <w:bdr w:val="single" w:sz="2" w:space="0" w:color="1F1F1E" w:frame="1"/>
          <w14:ligatures w14:val="none"/>
        </w:rPr>
      </w:pPr>
      <w:r w:rsidRPr="00FE6477">
        <w:rPr>
          <w:rFonts w:ascii="Segoe UI" w:eastAsia="Times New Roman" w:hAnsi="Segoe UI" w:cs="Segoe UI"/>
          <w:color w:val="121212"/>
          <w:kern w:val="0"/>
          <w:sz w:val="27"/>
          <w:szCs w:val="27"/>
          <w:bdr w:val="single" w:sz="2" w:space="0" w:color="1F1F1E" w:frame="1"/>
          <w14:ligatures w14:val="none"/>
        </w:rPr>
        <w:t>Created 10 files, ran 3 commands, read a file</w:t>
      </w:r>
    </w:p>
    <w:p w14:paraId="55088F9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Georgia" w:eastAsia="Times New Roman" w:hAnsi="Georgia" w:cs="Segoe UI"/>
          <w:color w:val="121212"/>
          <w:kern w:val="0"/>
          <w:sz w:val="27"/>
          <w:szCs w:val="27"/>
          <w:bdr w:val="single" w:sz="2" w:space="0" w:color="1F1F1E" w:frame="1"/>
          <w14:ligatures w14:val="none"/>
        </w:rPr>
        <w:t>Created 10 files, ran 3 commands, read a file</w:t>
      </w:r>
    </w:p>
    <w:p w14:paraId="4479AB8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Всі файли готові. Ось що отримали:</w:t>
      </w:r>
    </w:p>
    <w:p w14:paraId="0AB58CA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10 файлів — повний пакет встановлення:</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1"/>
        <w:gridCol w:w="5539"/>
      </w:tblGrid>
      <w:tr w:rsidR="00FE6477" w:rsidRPr="00FE6477" w14:paraId="7E2F8A8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1E1576D"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Файл</w:t>
            </w:r>
          </w:p>
        </w:tc>
        <w:tc>
          <w:tcPr>
            <w:tcW w:w="0" w:type="auto"/>
            <w:tcBorders>
              <w:top w:val="single" w:sz="2" w:space="0" w:color="auto"/>
              <w:left w:val="single" w:sz="2" w:space="0" w:color="auto"/>
              <w:bottom w:val="single" w:sz="2" w:space="0" w:color="auto"/>
              <w:right w:val="single" w:sz="2" w:space="0" w:color="auto"/>
            </w:tcBorders>
            <w:hideMark/>
          </w:tcPr>
          <w:p w14:paraId="6CE3E75B"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Що робить</w:t>
            </w:r>
          </w:p>
        </w:tc>
      </w:tr>
      <w:tr w:rsidR="00FE6477" w:rsidRPr="00FE6477" w14:paraId="22D9FA89" w14:textId="77777777">
        <w:tc>
          <w:tcPr>
            <w:tcW w:w="0" w:type="auto"/>
            <w:tcBorders>
              <w:top w:val="single" w:sz="2" w:space="0" w:color="auto"/>
              <w:left w:val="single" w:sz="2" w:space="0" w:color="auto"/>
              <w:bottom w:val="single" w:sz="2" w:space="0" w:color="auto"/>
              <w:right w:val="single" w:sz="2" w:space="0" w:color="auto"/>
            </w:tcBorders>
            <w:hideMark/>
          </w:tcPr>
          <w:p w14:paraId="00E1B88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README.md</w:t>
            </w:r>
          </w:p>
        </w:tc>
        <w:tc>
          <w:tcPr>
            <w:tcW w:w="0" w:type="auto"/>
            <w:tcBorders>
              <w:top w:val="single" w:sz="2" w:space="0" w:color="auto"/>
              <w:left w:val="single" w:sz="2" w:space="0" w:color="auto"/>
              <w:bottom w:val="single" w:sz="2" w:space="0" w:color="auto"/>
              <w:right w:val="single" w:sz="2" w:space="0" w:color="auto"/>
            </w:tcBorders>
            <w:hideMark/>
          </w:tcPr>
          <w:p w14:paraId="6E71E7E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Головний гайд з порядком дій</w:t>
            </w:r>
          </w:p>
        </w:tc>
      </w:tr>
      <w:tr w:rsidR="00FE6477" w:rsidRPr="00FE6477" w14:paraId="0A32A282" w14:textId="77777777">
        <w:tc>
          <w:tcPr>
            <w:tcW w:w="0" w:type="auto"/>
            <w:tcBorders>
              <w:top w:val="single" w:sz="2" w:space="0" w:color="auto"/>
              <w:left w:val="single" w:sz="2" w:space="0" w:color="auto"/>
              <w:bottom w:val="single" w:sz="2" w:space="0" w:color="auto"/>
              <w:right w:val="single" w:sz="2" w:space="0" w:color="auto"/>
            </w:tcBorders>
            <w:hideMark/>
          </w:tcPr>
          <w:p w14:paraId="1F6D1D9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01_ubuntu_nvidia_cuda.sh</w:t>
            </w:r>
          </w:p>
        </w:tc>
        <w:tc>
          <w:tcPr>
            <w:tcW w:w="0" w:type="auto"/>
            <w:tcBorders>
              <w:top w:val="single" w:sz="2" w:space="0" w:color="auto"/>
              <w:left w:val="single" w:sz="2" w:space="0" w:color="auto"/>
              <w:bottom w:val="single" w:sz="2" w:space="0" w:color="auto"/>
              <w:right w:val="single" w:sz="2" w:space="0" w:color="auto"/>
            </w:tcBorders>
            <w:hideMark/>
          </w:tcPr>
          <w:p w14:paraId="38149F5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Ubuntu + NVIDIA Driver 570 + CUDA 12.4</w:t>
            </w:r>
          </w:p>
        </w:tc>
      </w:tr>
      <w:tr w:rsidR="00FE6477" w:rsidRPr="00FE6477" w14:paraId="31F275EF" w14:textId="77777777">
        <w:tc>
          <w:tcPr>
            <w:tcW w:w="0" w:type="auto"/>
            <w:tcBorders>
              <w:top w:val="single" w:sz="2" w:space="0" w:color="auto"/>
              <w:left w:val="single" w:sz="2" w:space="0" w:color="auto"/>
              <w:bottom w:val="single" w:sz="2" w:space="0" w:color="auto"/>
              <w:right w:val="single" w:sz="2" w:space="0" w:color="auto"/>
            </w:tcBorders>
            <w:hideMark/>
          </w:tcPr>
          <w:p w14:paraId="5391020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02_docker.sh</w:t>
            </w:r>
          </w:p>
        </w:tc>
        <w:tc>
          <w:tcPr>
            <w:tcW w:w="0" w:type="auto"/>
            <w:tcBorders>
              <w:top w:val="single" w:sz="2" w:space="0" w:color="auto"/>
              <w:left w:val="single" w:sz="2" w:space="0" w:color="auto"/>
              <w:bottom w:val="single" w:sz="2" w:space="0" w:color="auto"/>
              <w:right w:val="single" w:sz="2" w:space="0" w:color="auto"/>
            </w:tcBorders>
            <w:hideMark/>
          </w:tcPr>
          <w:p w14:paraId="7D07DE9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Docker + Compose + NVIDIA Container Toolkit</w:t>
            </w:r>
          </w:p>
        </w:tc>
      </w:tr>
      <w:tr w:rsidR="00FE6477" w:rsidRPr="00FE6477" w14:paraId="2FCFF0F9" w14:textId="77777777">
        <w:tc>
          <w:tcPr>
            <w:tcW w:w="0" w:type="auto"/>
            <w:tcBorders>
              <w:top w:val="single" w:sz="2" w:space="0" w:color="auto"/>
              <w:left w:val="single" w:sz="2" w:space="0" w:color="auto"/>
              <w:bottom w:val="single" w:sz="2" w:space="0" w:color="auto"/>
              <w:right w:val="single" w:sz="2" w:space="0" w:color="auto"/>
            </w:tcBorders>
            <w:hideMark/>
          </w:tcPr>
          <w:p w14:paraId="3DA3251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03_qdrant.sh</w:t>
            </w:r>
          </w:p>
        </w:tc>
        <w:tc>
          <w:tcPr>
            <w:tcW w:w="0" w:type="auto"/>
            <w:tcBorders>
              <w:top w:val="single" w:sz="2" w:space="0" w:color="auto"/>
              <w:left w:val="single" w:sz="2" w:space="0" w:color="auto"/>
              <w:bottom w:val="single" w:sz="2" w:space="0" w:color="auto"/>
              <w:right w:val="single" w:sz="2" w:space="0" w:color="auto"/>
            </w:tcBorders>
            <w:hideMark/>
          </w:tcPr>
          <w:p w14:paraId="36D1F5D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Запуск Qdrant + створення колекції </w:t>
            </w:r>
            <w:r w:rsidRPr="00FE6477">
              <w:rPr>
                <w:rFonts w:ascii="Courier New" w:eastAsia="Times New Roman" w:hAnsi="Courier New" w:cs="Courier New"/>
                <w:color w:val="8D2525"/>
                <w:kern w:val="0"/>
                <w:sz w:val="20"/>
                <w:szCs w:val="20"/>
                <w:bdr w:val="single" w:sz="2" w:space="0" w:color="auto" w:frame="1"/>
                <w14:ligatures w14:val="none"/>
              </w:rPr>
              <w:t>legal_cases</w:t>
            </w:r>
          </w:p>
        </w:tc>
      </w:tr>
      <w:tr w:rsidR="00FE6477" w:rsidRPr="00FE6477" w14:paraId="35E1399F" w14:textId="77777777">
        <w:tc>
          <w:tcPr>
            <w:tcW w:w="0" w:type="auto"/>
            <w:tcBorders>
              <w:top w:val="single" w:sz="2" w:space="0" w:color="auto"/>
              <w:left w:val="single" w:sz="2" w:space="0" w:color="auto"/>
              <w:bottom w:val="single" w:sz="2" w:space="0" w:color="auto"/>
              <w:right w:val="single" w:sz="2" w:space="0" w:color="auto"/>
            </w:tcBorders>
            <w:hideMark/>
          </w:tcPr>
          <w:p w14:paraId="575C5413"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04_vllm.sh</w:t>
            </w:r>
          </w:p>
        </w:tc>
        <w:tc>
          <w:tcPr>
            <w:tcW w:w="0" w:type="auto"/>
            <w:tcBorders>
              <w:top w:val="single" w:sz="2" w:space="0" w:color="auto"/>
              <w:left w:val="single" w:sz="2" w:space="0" w:color="auto"/>
              <w:bottom w:val="single" w:sz="2" w:space="0" w:color="auto"/>
              <w:right w:val="single" w:sz="2" w:space="0" w:color="auto"/>
            </w:tcBorders>
            <w:hideMark/>
          </w:tcPr>
          <w:p w14:paraId="0C12520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vLLM як systemd сервіс + завантаження Qwen2.5-72B</w:t>
            </w:r>
          </w:p>
        </w:tc>
      </w:tr>
      <w:tr w:rsidR="00FE6477" w:rsidRPr="00FE6477" w14:paraId="42ABAC21" w14:textId="77777777">
        <w:tc>
          <w:tcPr>
            <w:tcW w:w="0" w:type="auto"/>
            <w:tcBorders>
              <w:top w:val="single" w:sz="2" w:space="0" w:color="auto"/>
              <w:left w:val="single" w:sz="2" w:space="0" w:color="auto"/>
              <w:bottom w:val="single" w:sz="2" w:space="0" w:color="auto"/>
              <w:right w:val="single" w:sz="2" w:space="0" w:color="auto"/>
            </w:tcBorders>
            <w:hideMark/>
          </w:tcPr>
          <w:p w14:paraId="1C6C5E4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05_rag_pipeline.sh</w:t>
            </w:r>
          </w:p>
        </w:tc>
        <w:tc>
          <w:tcPr>
            <w:tcW w:w="0" w:type="auto"/>
            <w:tcBorders>
              <w:top w:val="single" w:sz="2" w:space="0" w:color="auto"/>
              <w:left w:val="single" w:sz="2" w:space="0" w:color="auto"/>
              <w:bottom w:val="single" w:sz="2" w:space="0" w:color="auto"/>
              <w:right w:val="single" w:sz="2" w:space="0" w:color="auto"/>
            </w:tcBorders>
            <w:hideMark/>
          </w:tcPr>
          <w:p w14:paraId="0468C71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Всі Python пакети (LlamaIndex, unstructured, OCR)</w:t>
            </w:r>
          </w:p>
        </w:tc>
      </w:tr>
      <w:tr w:rsidR="00FE6477" w:rsidRPr="00FE6477" w14:paraId="7D9D2CFF" w14:textId="77777777">
        <w:tc>
          <w:tcPr>
            <w:tcW w:w="0" w:type="auto"/>
            <w:tcBorders>
              <w:top w:val="single" w:sz="2" w:space="0" w:color="auto"/>
              <w:left w:val="single" w:sz="2" w:space="0" w:color="auto"/>
              <w:bottom w:val="single" w:sz="2" w:space="0" w:color="auto"/>
              <w:right w:val="single" w:sz="2" w:space="0" w:color="auto"/>
            </w:tcBorders>
            <w:hideMark/>
          </w:tcPr>
          <w:p w14:paraId="4EF74CD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06_index_cases.py</w:t>
            </w:r>
          </w:p>
        </w:tc>
        <w:tc>
          <w:tcPr>
            <w:tcW w:w="0" w:type="auto"/>
            <w:tcBorders>
              <w:top w:val="single" w:sz="2" w:space="0" w:color="auto"/>
              <w:left w:val="single" w:sz="2" w:space="0" w:color="auto"/>
              <w:bottom w:val="single" w:sz="2" w:space="0" w:color="auto"/>
              <w:right w:val="single" w:sz="2" w:space="0" w:color="auto"/>
            </w:tcBorders>
            <w:hideMark/>
          </w:tcPr>
          <w:p w14:paraId="004BF907"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Індексація PDF/DOCX справ → Qdrant + тест пошуку</w:t>
            </w:r>
          </w:p>
        </w:tc>
      </w:tr>
      <w:tr w:rsidR="00FE6477" w:rsidRPr="00FE6477" w14:paraId="2C09AE4D" w14:textId="77777777">
        <w:tc>
          <w:tcPr>
            <w:tcW w:w="0" w:type="auto"/>
            <w:tcBorders>
              <w:top w:val="single" w:sz="2" w:space="0" w:color="auto"/>
              <w:left w:val="single" w:sz="2" w:space="0" w:color="auto"/>
              <w:bottom w:val="single" w:sz="2" w:space="0" w:color="auto"/>
              <w:right w:val="single" w:sz="2" w:space="0" w:color="auto"/>
            </w:tcBorders>
            <w:hideMark/>
          </w:tcPr>
          <w:p w14:paraId="11D4405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07_paperclip.sh</w:t>
            </w:r>
          </w:p>
        </w:tc>
        <w:tc>
          <w:tcPr>
            <w:tcW w:w="0" w:type="auto"/>
            <w:tcBorders>
              <w:top w:val="single" w:sz="2" w:space="0" w:color="auto"/>
              <w:left w:val="single" w:sz="2" w:space="0" w:color="auto"/>
              <w:bottom w:val="single" w:sz="2" w:space="0" w:color="auto"/>
              <w:right w:val="single" w:sz="2" w:space="0" w:color="auto"/>
            </w:tcBorders>
            <w:hideMark/>
          </w:tcPr>
          <w:p w14:paraId="16B4AAD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Встановлення Paperclip</w:t>
            </w:r>
          </w:p>
        </w:tc>
      </w:tr>
      <w:tr w:rsidR="00FE6477" w:rsidRPr="00FE6477" w14:paraId="332EA4B0" w14:textId="77777777">
        <w:tc>
          <w:tcPr>
            <w:tcW w:w="0" w:type="auto"/>
            <w:tcBorders>
              <w:top w:val="single" w:sz="2" w:space="0" w:color="auto"/>
              <w:left w:val="single" w:sz="2" w:space="0" w:color="auto"/>
              <w:bottom w:val="single" w:sz="2" w:space="0" w:color="auto"/>
              <w:right w:val="single" w:sz="2" w:space="0" w:color="auto"/>
            </w:tcBorders>
            <w:hideMark/>
          </w:tcPr>
          <w:p w14:paraId="0A70976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docker-compose.yml</w:t>
            </w:r>
          </w:p>
        </w:tc>
        <w:tc>
          <w:tcPr>
            <w:tcW w:w="0" w:type="auto"/>
            <w:tcBorders>
              <w:top w:val="single" w:sz="2" w:space="0" w:color="auto"/>
              <w:left w:val="single" w:sz="2" w:space="0" w:color="auto"/>
              <w:bottom w:val="single" w:sz="2" w:space="0" w:color="auto"/>
              <w:right w:val="single" w:sz="2" w:space="0" w:color="auto"/>
            </w:tcBorders>
            <w:hideMark/>
          </w:tcPr>
          <w:p w14:paraId="1C6D966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Всі сервіси одним командою</w:t>
            </w:r>
          </w:p>
        </w:tc>
      </w:tr>
      <w:tr w:rsidR="00FE6477" w:rsidRPr="00FE6477" w14:paraId="0726BD91" w14:textId="77777777">
        <w:tc>
          <w:tcPr>
            <w:tcW w:w="0" w:type="auto"/>
            <w:tcBorders>
              <w:top w:val="single" w:sz="2" w:space="0" w:color="auto"/>
              <w:left w:val="single" w:sz="2" w:space="0" w:color="auto"/>
              <w:bottom w:val="single" w:sz="2" w:space="0" w:color="auto"/>
              <w:right w:val="single" w:sz="2" w:space="0" w:color="auto"/>
            </w:tcBorders>
            <w:hideMark/>
          </w:tcPr>
          <w:p w14:paraId="1F70B62D"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agents_config.md</w:t>
            </w:r>
          </w:p>
        </w:tc>
        <w:tc>
          <w:tcPr>
            <w:tcW w:w="0" w:type="auto"/>
            <w:tcBorders>
              <w:top w:val="single" w:sz="2" w:space="0" w:color="auto"/>
              <w:left w:val="single" w:sz="2" w:space="0" w:color="auto"/>
              <w:bottom w:val="single" w:sz="2" w:space="0" w:color="auto"/>
              <w:right w:val="single" w:sz="2" w:space="0" w:color="auto"/>
            </w:tcBorders>
            <w:hideMark/>
          </w:tcPr>
          <w:p w14:paraId="4209A5B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Готова конфігурація 5 агентів для Paperclip UI</w:t>
            </w:r>
          </w:p>
        </w:tc>
      </w:tr>
    </w:tbl>
    <w:p w14:paraId="7443089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Перший крок на сервері:</w:t>
      </w:r>
    </w:p>
    <w:p w14:paraId="4AAE5DE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E5646B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bash</w:t>
      </w:r>
      <w:r w:rsidRPr="00FE6477">
        <w:rPr>
          <w:rFonts w:ascii="Courier New" w:eastAsia="Times New Roman" w:hAnsi="Courier New" w:cs="Courier New"/>
          <w:color w:val="14181F"/>
          <w:kern w:val="0"/>
          <w:sz w:val="20"/>
          <w:szCs w:val="20"/>
          <w:bdr w:val="single" w:sz="2" w:space="0" w:color="1F1F1E" w:frame="1"/>
          <w14:ligatures w14:val="none"/>
        </w:rPr>
        <w:t xml:space="preserve"> 01_ubuntu_nvidia_cuda.sh</w:t>
      </w:r>
    </w:p>
    <w:p w14:paraId="6EE3600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23E7B0F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Після кожного кроку є перевірка що все працює перед переходом до наступного.</w:t>
      </w:r>
    </w:p>
    <w:p w14:paraId="0A7C5457"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Readme</w:t>
      </w:r>
    </w:p>
    <w:p w14:paraId="5EBC3CF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Document</w:t>
      </w:r>
      <w:r w:rsidRPr="00FE6477">
        <w:rPr>
          <w:rFonts w:ascii="Segoe UI" w:eastAsia="Times New Roman" w:hAnsi="Segoe UI" w:cs="Segoe UI"/>
          <w:color w:val="7B7974"/>
          <w:kern w:val="0"/>
          <w:sz w:val="27"/>
          <w:szCs w:val="27"/>
          <w:bdr w:val="single" w:sz="2" w:space="0" w:color="1F1F1E" w:frame="1"/>
          <w14:ligatures w14:val="none"/>
        </w:rPr>
        <w:t> · </w:t>
      </w:r>
      <w:r w:rsidRPr="00FE6477">
        <w:rPr>
          <w:rFonts w:ascii="Segoe UI" w:eastAsia="Times New Roman" w:hAnsi="Segoe UI" w:cs="Segoe UI"/>
          <w:color w:val="7B7974"/>
          <w:kern w:val="0"/>
          <w:sz w:val="27"/>
          <w:szCs w:val="27"/>
          <w14:ligatures w14:val="none"/>
        </w:rPr>
        <w:t>MD </w:t>
      </w:r>
    </w:p>
    <w:p w14:paraId="767B7B69"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01 ubuntu nvidia cuda</w:t>
      </w:r>
    </w:p>
    <w:p w14:paraId="7A3A675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SH </w:t>
      </w:r>
    </w:p>
    <w:p w14:paraId="2D9CADDC"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02 docker</w:t>
      </w:r>
    </w:p>
    <w:p w14:paraId="6EC69E9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SH </w:t>
      </w:r>
    </w:p>
    <w:p w14:paraId="54C02176"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03 qdrant</w:t>
      </w:r>
    </w:p>
    <w:p w14:paraId="69D094B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SH </w:t>
      </w:r>
    </w:p>
    <w:p w14:paraId="01E52891"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04 vllm</w:t>
      </w:r>
    </w:p>
    <w:p w14:paraId="4F51E31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SH </w:t>
      </w:r>
    </w:p>
    <w:p w14:paraId="1382E8B2"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05 rag pipeline</w:t>
      </w:r>
    </w:p>
    <w:p w14:paraId="2025A34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SH </w:t>
      </w:r>
    </w:p>
    <w:p w14:paraId="5EF56728"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06 index cases</w:t>
      </w:r>
    </w:p>
    <w:p w14:paraId="07834240"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PY </w:t>
      </w:r>
    </w:p>
    <w:p w14:paraId="5191471F"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07 paperclip</w:t>
      </w:r>
    </w:p>
    <w:p w14:paraId="4D62611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SH </w:t>
      </w:r>
    </w:p>
    <w:p w14:paraId="5234116A"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Docker compose</w:t>
      </w:r>
    </w:p>
    <w:p w14:paraId="328CE9B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YML </w:t>
      </w:r>
    </w:p>
    <w:p w14:paraId="62EF2C5B" w14:textId="7777777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Agents config</w:t>
      </w:r>
    </w:p>
    <w:p w14:paraId="0C858A3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Document</w:t>
      </w:r>
      <w:r w:rsidRPr="00FE6477">
        <w:rPr>
          <w:rFonts w:ascii="Segoe UI" w:eastAsia="Times New Roman" w:hAnsi="Segoe UI" w:cs="Segoe UI"/>
          <w:color w:val="7B7974"/>
          <w:kern w:val="0"/>
          <w:sz w:val="27"/>
          <w:szCs w:val="27"/>
          <w:bdr w:val="single" w:sz="2" w:space="0" w:color="1F1F1E" w:frame="1"/>
          <w14:ligatures w14:val="none"/>
        </w:rPr>
        <w:t> · </w:t>
      </w:r>
      <w:r w:rsidRPr="00FE6477">
        <w:rPr>
          <w:rFonts w:ascii="Segoe UI" w:eastAsia="Times New Roman" w:hAnsi="Segoe UI" w:cs="Segoe UI"/>
          <w:color w:val="7B7974"/>
          <w:kern w:val="0"/>
          <w:sz w:val="27"/>
          <w:szCs w:val="27"/>
          <w14:ligatures w14:val="none"/>
        </w:rPr>
        <w:t>MD </w:t>
      </w:r>
    </w:p>
    <w:p w14:paraId="7A13E35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як переводити текст зображення та пдф у вектор?</w:t>
      </w:r>
    </w:p>
    <w:p w14:paraId="6805D4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outlineLvl w:val="2"/>
        <w:rPr>
          <w:rFonts w:ascii="Segoe UI" w:eastAsia="Times New Roman" w:hAnsi="Segoe UI" w:cs="Segoe UI"/>
          <w:b/>
          <w:bCs/>
          <w:color w:val="121212"/>
          <w:kern w:val="0"/>
          <w:sz w:val="18"/>
          <w:szCs w:val="18"/>
          <w14:ligatures w14:val="none"/>
        </w:rPr>
      </w:pPr>
      <w:r w:rsidRPr="00FE6477">
        <w:rPr>
          <w:rFonts w:ascii="Segoe UI" w:eastAsia="Times New Roman" w:hAnsi="Segoe UI" w:cs="Segoe UI"/>
          <w:b/>
          <w:bCs/>
          <w:color w:val="121212"/>
          <w:kern w:val="0"/>
          <w:sz w:val="18"/>
          <w:szCs w:val="18"/>
          <w14:ligatures w14:val="none"/>
        </w:rPr>
        <w:t>excerpt_from_previous_claude_message.txt</w:t>
      </w:r>
    </w:p>
    <w:p w14:paraId="42AAA6E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Segoe UI" w:eastAsia="Times New Roman" w:hAnsi="Segoe UI" w:cs="Segoe UI"/>
          <w:color w:val="7B7974"/>
          <w:kern w:val="0"/>
          <w:sz w:val="15"/>
          <w:szCs w:val="15"/>
          <w14:ligatures w14:val="none"/>
        </w:rPr>
      </w:pPr>
      <w:r w:rsidRPr="00FE6477">
        <w:rPr>
          <w:rFonts w:ascii="Segoe UI" w:eastAsia="Times New Roman" w:hAnsi="Segoe UI" w:cs="Segoe UI"/>
          <w:color w:val="7B7974"/>
          <w:kern w:val="0"/>
          <w:sz w:val="15"/>
          <w:szCs w:val="15"/>
          <w14:ligatures w14:val="none"/>
        </w:rPr>
        <w:t>7 lines</w:t>
      </w:r>
    </w:p>
    <w:p w14:paraId="27D2E2B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txt</w:t>
      </w:r>
    </w:p>
    <w:p w14:paraId="6050295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як переводити текст зображення та пдф у вектор?</w:t>
      </w:r>
    </w:p>
    <w:p w14:paraId="7E4E1A62"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24 квіт.</w:t>
      </w:r>
    </w:p>
    <w:p w14:paraId="15571B8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Відмінне питання — це ключовий момент для сканованих документів.</w:t>
      </w:r>
    </w:p>
    <w:p w14:paraId="49C7387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Відмінне питання — це ключовий момент для сканованих документів.</w:t>
      </w:r>
    </w:p>
    <w:p w14:paraId="7ACD4EAB"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52AB19F2">
          <v:rect id="_x0000_i1050" style="width:0;height:0" o:hralign="center" o:hrstd="t" o:hr="t" fillcolor="#a0a0a0" stroked="f"/>
        </w:pict>
      </w:r>
    </w:p>
    <w:p w14:paraId="314FED7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Два типи PDF/зображень</w:t>
      </w:r>
    </w:p>
    <w:p w14:paraId="62566F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PDF</w:t>
      </w:r>
    </w:p>
    <w:p w14:paraId="28F34B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Текстовий PDF  → текст вже є в файлі → pdfplumber читає напряму </w:t>
      </w:r>
      <w:r w:rsidRPr="00FE6477">
        <w:rPr>
          <w:rFonts w:ascii="Apple Color Emoji" w:eastAsia="Times New Roman" w:hAnsi="Apple Color Emoji" w:cs="Apple Color Emoji"/>
          <w:color w:val="14181F"/>
          <w:kern w:val="0"/>
          <w:sz w:val="20"/>
          <w:szCs w:val="20"/>
          <w:bdr w:val="single" w:sz="2" w:space="0" w:color="1F1F1E" w:frame="1"/>
          <w14:ligatures w14:val="none"/>
        </w:rPr>
        <w:t>✅</w:t>
      </w:r>
    </w:p>
    <w:p w14:paraId="18B055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lastRenderedPageBreak/>
        <w:t xml:space="preserve">└── Сканований PDF → це просто картинка  → потрібен OCR </w:t>
      </w:r>
      <w:r w:rsidRPr="00FE6477">
        <w:rPr>
          <w:rFonts w:ascii="Apple Color Emoji" w:eastAsia="Times New Roman" w:hAnsi="Apple Color Emoji" w:cs="Apple Color Emoji"/>
          <w:color w:val="14181F"/>
          <w:kern w:val="0"/>
          <w:sz w:val="20"/>
          <w:szCs w:val="20"/>
          <w:bdr w:val="single" w:sz="2" w:space="0" w:color="1F1F1E" w:frame="1"/>
          <w14:ligatures w14:val="none"/>
        </w:rPr>
        <w:t>❗</w:t>
      </w:r>
    </w:p>
    <w:p w14:paraId="3FC0D81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642FF44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Зображення (JPG/PNG) → завжди потрібен OCR </w:t>
      </w:r>
      <w:r w:rsidRPr="00FE6477">
        <w:rPr>
          <w:rFonts w:ascii="Apple Color Emoji" w:eastAsia="Times New Roman" w:hAnsi="Apple Color Emoji" w:cs="Apple Color Emoji"/>
          <w:color w:val="14181F"/>
          <w:kern w:val="0"/>
          <w:sz w:val="20"/>
          <w:szCs w:val="20"/>
          <w:bdr w:val="single" w:sz="2" w:space="0" w:color="1F1F1E" w:frame="1"/>
          <w14:ligatures w14:val="none"/>
        </w:rPr>
        <w:t>❗</w:t>
      </w:r>
    </w:p>
    <w:p w14:paraId="1EBA3709"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090F3C0C">
          <v:rect id="_x0000_i1051" style="width:0;height:0" o:hralign="center" o:hrstd="t" o:hr="t" fillcolor="#a0a0a0" stroked="f"/>
        </w:pict>
      </w:r>
    </w:p>
    <w:p w14:paraId="68DE0A7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 xml:space="preserve">Повний pipeline: Зображення/Скан </w:t>
      </w:r>
      <w:r w:rsidRPr="00FE6477">
        <w:rPr>
          <w:rFonts w:ascii="Times New Roman" w:eastAsia="Times New Roman" w:hAnsi="Times New Roman" w:cs="Times New Roman"/>
          <w:b/>
          <w:bCs/>
          <w:color w:val="121212"/>
          <w:kern w:val="0"/>
          <w:sz w:val="27"/>
          <w:szCs w:val="27"/>
          <w14:ligatures w14:val="none"/>
        </w:rPr>
        <w:t>→</w:t>
      </w:r>
      <w:r w:rsidRPr="00FE6477">
        <w:rPr>
          <w:rFonts w:ascii="Georgia" w:eastAsia="Times New Roman" w:hAnsi="Georgia" w:cs="Segoe UI"/>
          <w:b/>
          <w:bCs/>
          <w:color w:val="121212"/>
          <w:kern w:val="0"/>
          <w:sz w:val="27"/>
          <w:szCs w:val="27"/>
          <w14:ligatures w14:val="none"/>
        </w:rPr>
        <w:t xml:space="preserve"> Вектор</w:t>
      </w:r>
    </w:p>
    <w:p w14:paraId="294377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373734"/>
          <w:kern w:val="0"/>
          <w:sz w:val="16"/>
          <w:szCs w:val="16"/>
          <w14:ligatures w14:val="none"/>
        </w:rPr>
      </w:pPr>
      <w:r w:rsidRPr="00FE6477">
        <w:rPr>
          <w:rFonts w:ascii="Segoe UI" w:eastAsia="Times New Roman" w:hAnsi="Segoe UI" w:cs="Segoe UI"/>
          <w:color w:val="373734"/>
          <w:kern w:val="0"/>
          <w:sz w:val="16"/>
          <w:szCs w:val="16"/>
          <w14:ligatures w14:val="none"/>
        </w:rPr>
        <w:t>V</w:t>
      </w:r>
    </w:p>
    <w:p w14:paraId="1C4888E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373734"/>
          <w:kern w:val="0"/>
          <w:sz w:val="27"/>
          <w:szCs w:val="27"/>
          <w14:ligatures w14:val="none"/>
        </w:rPr>
        <w:t>Connecting to visualize...</w:t>
      </w:r>
    </w:p>
    <w:p w14:paraId="25B8E1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Натискайте на блоки — кожен дасть деталі. А ось готовий код для кожного кроку:</w:t>
      </w:r>
    </w:p>
    <w:p w14:paraId="40B4C3EA"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87F57C0">
          <v:rect id="_x0000_i1052" style="width:0;height:0" o:hralign="center" o:hrstd="t" o:hr="t" fillcolor="#a0a0a0" stroked="f"/>
        </w:pict>
      </w:r>
    </w:p>
    <w:p w14:paraId="71CCCD7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Крок 1 — Визначення типу PDF</w:t>
      </w:r>
    </w:p>
    <w:p w14:paraId="58F2FF7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python</w:t>
      </w:r>
    </w:p>
    <w:p w14:paraId="7D3F126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import</w:t>
      </w:r>
      <w:r w:rsidRPr="00FE6477">
        <w:rPr>
          <w:rFonts w:ascii="Courier New" w:eastAsia="Times New Roman" w:hAnsi="Courier New" w:cs="Courier New"/>
          <w:color w:val="14181F"/>
          <w:kern w:val="0"/>
          <w:sz w:val="20"/>
          <w:szCs w:val="20"/>
          <w:bdr w:val="single" w:sz="2" w:space="0" w:color="1F1F1E" w:frame="1"/>
          <w14:ligatures w14:val="none"/>
        </w:rPr>
        <w:t xml:space="preserve"> pdfplumber</w:t>
      </w:r>
    </w:p>
    <w:p w14:paraId="77B0FC2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5BC5AF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def</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is_scanned_pdf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49FB99A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with</w:t>
      </w:r>
      <w:r w:rsidRPr="00FE6477">
        <w:rPr>
          <w:rFonts w:ascii="Courier New" w:eastAsia="Times New Roman" w:hAnsi="Courier New" w:cs="Courier New"/>
          <w:color w:val="14181F"/>
          <w:kern w:val="0"/>
          <w:sz w:val="20"/>
          <w:szCs w:val="20"/>
          <w:bdr w:val="single" w:sz="2" w:space="0" w:color="1F1F1E" w:frame="1"/>
          <w14:ligatures w14:val="none"/>
        </w:rPr>
        <w:t xml:space="preserve"> pdfplumber</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B34A00"/>
          <w:kern w:val="0"/>
          <w:sz w:val="20"/>
          <w:szCs w:val="20"/>
          <w:bdr w:val="single" w:sz="2" w:space="0" w:color="1F1F1E" w:frame="1"/>
          <w14:ligatures w14:val="none"/>
        </w:rPr>
        <w:t>open</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as</w:t>
      </w:r>
      <w:r w:rsidRPr="00FE6477">
        <w:rPr>
          <w:rFonts w:ascii="Courier New" w:eastAsia="Times New Roman" w:hAnsi="Courier New" w:cs="Courier New"/>
          <w:color w:val="14181F"/>
          <w:kern w:val="0"/>
          <w:sz w:val="20"/>
          <w:szCs w:val="20"/>
          <w:bdr w:val="single" w:sz="2" w:space="0" w:color="1F1F1E" w:frame="1"/>
          <w14:ligatures w14:val="none"/>
        </w:rPr>
        <w:t xml:space="preserve"> pdf</w:t>
      </w:r>
      <w:r w:rsidRPr="00FE6477">
        <w:rPr>
          <w:rFonts w:ascii="Courier New" w:eastAsia="Times New Roman" w:hAnsi="Courier New" w:cs="Courier New"/>
          <w:color w:val="2B303B"/>
          <w:kern w:val="0"/>
          <w:sz w:val="20"/>
          <w:szCs w:val="20"/>
          <w:bdr w:val="single" w:sz="2" w:space="0" w:color="1F1F1E" w:frame="1"/>
          <w14:ligatures w14:val="none"/>
        </w:rPr>
        <w:t>:</w:t>
      </w:r>
    </w:p>
    <w:p w14:paraId="5443559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for</w:t>
      </w:r>
      <w:r w:rsidRPr="00FE6477">
        <w:rPr>
          <w:rFonts w:ascii="Courier New" w:eastAsia="Times New Roman" w:hAnsi="Courier New" w:cs="Courier New"/>
          <w:color w:val="14181F"/>
          <w:kern w:val="0"/>
          <w:sz w:val="20"/>
          <w:szCs w:val="20"/>
          <w:bdr w:val="single" w:sz="2" w:space="0" w:color="1F1F1E" w:frame="1"/>
          <w14:ligatures w14:val="none"/>
        </w:rPr>
        <w:t xml:space="preserve"> page </w:t>
      </w:r>
      <w:r w:rsidRPr="00FE6477">
        <w:rPr>
          <w:rFonts w:ascii="Courier New" w:eastAsia="Times New Roman" w:hAnsi="Courier New" w:cs="Courier New"/>
          <w:color w:val="8100C2"/>
          <w:kern w:val="0"/>
          <w:sz w:val="20"/>
          <w:szCs w:val="20"/>
          <w:bdr w:val="single" w:sz="2" w:space="0" w:color="1F1F1E" w:frame="1"/>
          <w14:ligatures w14:val="none"/>
        </w:rPr>
        <w:t>in</w:t>
      </w:r>
      <w:r w:rsidRPr="00FE6477">
        <w:rPr>
          <w:rFonts w:ascii="Courier New" w:eastAsia="Times New Roman" w:hAnsi="Courier New" w:cs="Courier New"/>
          <w:color w:val="14181F"/>
          <w:kern w:val="0"/>
          <w:sz w:val="20"/>
          <w:szCs w:val="20"/>
          <w:bdr w:val="single" w:sz="2" w:space="0" w:color="1F1F1E" w:frame="1"/>
          <w14:ligatures w14:val="none"/>
        </w:rPr>
        <w:t xml:space="preserve"> pdf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pages</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3</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перевіряємо перші 3 сторінки</w:t>
      </w:r>
    </w:p>
    <w:p w14:paraId="36386B1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text = page</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extract_text</w:t>
      </w:r>
      <w:r w:rsidRPr="00FE6477">
        <w:rPr>
          <w:rFonts w:ascii="Courier New" w:eastAsia="Times New Roman" w:hAnsi="Courier New" w:cs="Courier New"/>
          <w:color w:val="2B303B"/>
          <w:kern w:val="0"/>
          <w:sz w:val="20"/>
          <w:szCs w:val="20"/>
          <w:bdr w:val="single" w:sz="2" w:space="0" w:color="1F1F1E" w:frame="1"/>
          <w14:ligatures w14:val="none"/>
        </w:rPr>
        <w:t>()</w:t>
      </w:r>
    </w:p>
    <w:p w14:paraId="2D70F8E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if</w:t>
      </w:r>
      <w:r w:rsidRPr="00FE6477">
        <w:rPr>
          <w:rFonts w:ascii="Courier New" w:eastAsia="Times New Roman" w:hAnsi="Courier New" w:cs="Courier New"/>
          <w:color w:val="14181F"/>
          <w:kern w:val="0"/>
          <w:sz w:val="20"/>
          <w:szCs w:val="20"/>
          <w:bdr w:val="single" w:sz="2" w:space="0" w:color="1F1F1E" w:frame="1"/>
          <w14:ligatures w14:val="none"/>
        </w:rPr>
        <w:t xml:space="preserve"> text </w:t>
      </w:r>
      <w:r w:rsidRPr="00FE6477">
        <w:rPr>
          <w:rFonts w:ascii="Courier New" w:eastAsia="Times New Roman" w:hAnsi="Courier New" w:cs="Courier New"/>
          <w:color w:val="8100C2"/>
          <w:kern w:val="0"/>
          <w:sz w:val="20"/>
          <w:szCs w:val="20"/>
          <w:bdr w:val="single" w:sz="2" w:space="0" w:color="1F1F1E" w:frame="1"/>
          <w14:ligatures w14:val="none"/>
        </w:rPr>
        <w:t>and</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len</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text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strip</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&gt; </w:t>
      </w:r>
      <w:r w:rsidRPr="00FE6477">
        <w:rPr>
          <w:rFonts w:ascii="Courier New" w:eastAsia="Times New Roman" w:hAnsi="Courier New" w:cs="Courier New"/>
          <w:color w:val="008080"/>
          <w:kern w:val="0"/>
          <w:sz w:val="20"/>
          <w:szCs w:val="20"/>
          <w:bdr w:val="single" w:sz="2" w:space="0" w:color="1F1F1E" w:frame="1"/>
          <w14:ligatures w14:val="none"/>
        </w:rPr>
        <w:t>50</w:t>
      </w:r>
      <w:r w:rsidRPr="00FE6477">
        <w:rPr>
          <w:rFonts w:ascii="Courier New" w:eastAsia="Times New Roman" w:hAnsi="Courier New" w:cs="Courier New"/>
          <w:color w:val="2B303B"/>
          <w:kern w:val="0"/>
          <w:sz w:val="20"/>
          <w:szCs w:val="20"/>
          <w:bdr w:val="single" w:sz="2" w:space="0" w:color="1F1F1E" w:frame="1"/>
          <w14:ligatures w14:val="none"/>
        </w:rPr>
        <w:t>:</w:t>
      </w:r>
    </w:p>
    <w:p w14:paraId="620A259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80"/>
          <w:kern w:val="0"/>
          <w:sz w:val="20"/>
          <w:szCs w:val="20"/>
          <w:bdr w:val="single" w:sz="2" w:space="0" w:color="1F1F1E" w:frame="1"/>
          <w14:ligatures w14:val="none"/>
        </w:rPr>
        <w:t>False</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текстовий PDF</w:t>
      </w:r>
    </w:p>
    <w:p w14:paraId="3A51D47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80"/>
          <w:kern w:val="0"/>
          <w:sz w:val="20"/>
          <w:szCs w:val="20"/>
          <w:bdr w:val="single" w:sz="2" w:space="0" w:color="1F1F1E" w:frame="1"/>
          <w14:ligatures w14:val="none"/>
        </w:rPr>
        <w:t>True</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сканований — потрібен OCR</w:t>
      </w:r>
    </w:p>
    <w:p w14:paraId="7051EB85"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38562DDA">
          <v:rect id="_x0000_i1053" style="width:0;height:0" o:hralign="center" o:hrstd="t" o:hr="t" fillcolor="#a0a0a0" stroked="f"/>
        </w:pict>
      </w:r>
    </w:p>
    <w:p w14:paraId="11C52F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Крок 2 — OCR для сканованих PDF і зображень</w:t>
      </w:r>
    </w:p>
    <w:p w14:paraId="54CC4C1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C8F387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Встановлення (вже є в 05_rag_pipeline.sh)</w:t>
      </w:r>
    </w:p>
    <w:p w14:paraId="5D76E71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tesseract-ocr tesseract-ocr-ukr poppler-utils</w:t>
      </w:r>
    </w:p>
    <w:p w14:paraId="358CCC8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pytesseract pdf2image Pillow</w:t>
      </w:r>
    </w:p>
    <w:p w14:paraId="758F291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python</w:t>
      </w:r>
    </w:p>
    <w:p w14:paraId="10282D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import</w:t>
      </w:r>
      <w:r w:rsidRPr="00FE6477">
        <w:rPr>
          <w:rFonts w:ascii="Courier New" w:eastAsia="Times New Roman" w:hAnsi="Courier New" w:cs="Courier New"/>
          <w:color w:val="14181F"/>
          <w:kern w:val="0"/>
          <w:sz w:val="20"/>
          <w:szCs w:val="20"/>
          <w:bdr w:val="single" w:sz="2" w:space="0" w:color="1F1F1E" w:frame="1"/>
          <w14:ligatures w14:val="none"/>
        </w:rPr>
        <w:t xml:space="preserve"> pytesseract</w:t>
      </w:r>
    </w:p>
    <w:p w14:paraId="705BC3B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from</w:t>
      </w:r>
      <w:r w:rsidRPr="00FE6477">
        <w:rPr>
          <w:rFonts w:ascii="Courier New" w:eastAsia="Times New Roman" w:hAnsi="Courier New" w:cs="Courier New"/>
          <w:color w:val="14181F"/>
          <w:kern w:val="0"/>
          <w:sz w:val="20"/>
          <w:szCs w:val="20"/>
          <w:bdr w:val="single" w:sz="2" w:space="0" w:color="1F1F1E" w:frame="1"/>
          <w14:ligatures w14:val="none"/>
        </w:rPr>
        <w:t xml:space="preserve"> pdf2image </w:t>
      </w:r>
      <w:r w:rsidRPr="00FE6477">
        <w:rPr>
          <w:rFonts w:ascii="Courier New" w:eastAsia="Times New Roman" w:hAnsi="Courier New" w:cs="Courier New"/>
          <w:color w:val="8100C2"/>
          <w:kern w:val="0"/>
          <w:sz w:val="20"/>
          <w:szCs w:val="20"/>
          <w:bdr w:val="single" w:sz="2" w:space="0" w:color="1F1F1E" w:frame="1"/>
          <w14:ligatures w14:val="none"/>
        </w:rPr>
        <w:t>import</w:t>
      </w:r>
      <w:r w:rsidRPr="00FE6477">
        <w:rPr>
          <w:rFonts w:ascii="Courier New" w:eastAsia="Times New Roman" w:hAnsi="Courier New" w:cs="Courier New"/>
          <w:color w:val="14181F"/>
          <w:kern w:val="0"/>
          <w:sz w:val="20"/>
          <w:szCs w:val="20"/>
          <w:bdr w:val="single" w:sz="2" w:space="0" w:color="1F1F1E" w:frame="1"/>
          <w14:ligatures w14:val="none"/>
        </w:rPr>
        <w:t xml:space="preserve"> convert_from_path</w:t>
      </w:r>
    </w:p>
    <w:p w14:paraId="0B6F2AE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from</w:t>
      </w:r>
      <w:r w:rsidRPr="00FE6477">
        <w:rPr>
          <w:rFonts w:ascii="Courier New" w:eastAsia="Times New Roman" w:hAnsi="Courier New" w:cs="Courier New"/>
          <w:color w:val="14181F"/>
          <w:kern w:val="0"/>
          <w:sz w:val="20"/>
          <w:szCs w:val="20"/>
          <w:bdr w:val="single" w:sz="2" w:space="0" w:color="1F1F1E" w:frame="1"/>
          <w14:ligatures w14:val="none"/>
        </w:rPr>
        <w:t xml:space="preserve"> PIL </w:t>
      </w:r>
      <w:r w:rsidRPr="00FE6477">
        <w:rPr>
          <w:rFonts w:ascii="Courier New" w:eastAsia="Times New Roman" w:hAnsi="Courier New" w:cs="Courier New"/>
          <w:color w:val="8100C2"/>
          <w:kern w:val="0"/>
          <w:sz w:val="20"/>
          <w:szCs w:val="20"/>
          <w:bdr w:val="single" w:sz="2" w:space="0" w:color="1F1F1E" w:frame="1"/>
          <w14:ligatures w14:val="none"/>
        </w:rPr>
        <w:t>import</w:t>
      </w:r>
      <w:r w:rsidRPr="00FE6477">
        <w:rPr>
          <w:rFonts w:ascii="Courier New" w:eastAsia="Times New Roman" w:hAnsi="Courier New" w:cs="Courier New"/>
          <w:color w:val="14181F"/>
          <w:kern w:val="0"/>
          <w:sz w:val="20"/>
          <w:szCs w:val="20"/>
          <w:bdr w:val="single" w:sz="2" w:space="0" w:color="1F1F1E" w:frame="1"/>
          <w14:ligatures w14:val="none"/>
        </w:rPr>
        <w:t xml:space="preserve"> Image</w:t>
      </w:r>
    </w:p>
    <w:p w14:paraId="42CEA6D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0CE2FFF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def</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ocr_pdf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7B825E4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"""OCR для сканованого PDF → текст."""</w:t>
      </w:r>
    </w:p>
    <w:p w14:paraId="5366AD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pages = convert_from_path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dpi=</w:t>
      </w:r>
      <w:r w:rsidRPr="00FE6477">
        <w:rPr>
          <w:rFonts w:ascii="Courier New" w:eastAsia="Times New Roman" w:hAnsi="Courier New" w:cs="Courier New"/>
          <w:color w:val="008080"/>
          <w:kern w:val="0"/>
          <w:sz w:val="20"/>
          <w:szCs w:val="20"/>
          <w:bdr w:val="single" w:sz="2" w:space="0" w:color="1F1F1E" w:frame="1"/>
          <w14:ligatures w14:val="none"/>
        </w:rPr>
        <w:t>300</w:t>
      </w:r>
      <w:r w:rsidRPr="00FE6477">
        <w:rPr>
          <w:rFonts w:ascii="Courier New" w:eastAsia="Times New Roman" w:hAnsi="Courier New" w:cs="Courier New"/>
          <w:color w:val="2B303B"/>
          <w:kern w:val="0"/>
          <w:sz w:val="20"/>
          <w:szCs w:val="20"/>
          <w:bdr w:val="single" w:sz="2" w:space="0" w:color="1F1F1E" w:frame="1"/>
          <w14:ligatures w14:val="none"/>
        </w:rPr>
        <w:t>)</w:t>
      </w:r>
    </w:p>
    <w:p w14:paraId="252BD7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text = </w:t>
      </w:r>
      <w:r w:rsidRPr="00FE6477">
        <w:rPr>
          <w:rFonts w:ascii="Courier New" w:eastAsia="Times New Roman" w:hAnsi="Courier New" w:cs="Courier New"/>
          <w:color w:val="008000"/>
          <w:kern w:val="0"/>
          <w:sz w:val="20"/>
          <w:szCs w:val="20"/>
          <w:bdr w:val="single" w:sz="2" w:space="0" w:color="1F1F1E" w:frame="1"/>
          <w14:ligatures w14:val="none"/>
        </w:rPr>
        <w:t>""</w:t>
      </w:r>
    </w:p>
    <w:p w14:paraId="1DFA51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for</w:t>
      </w:r>
      <w:r w:rsidRPr="00FE6477">
        <w:rPr>
          <w:rFonts w:ascii="Courier New" w:eastAsia="Times New Roman" w:hAnsi="Courier New" w:cs="Courier New"/>
          <w:color w:val="14181F"/>
          <w:kern w:val="0"/>
          <w:sz w:val="20"/>
          <w:szCs w:val="20"/>
          <w:bdr w:val="single" w:sz="2" w:space="0" w:color="1F1F1E" w:frame="1"/>
          <w14:ligatures w14:val="none"/>
        </w:rPr>
        <w:t xml:space="preserve"> page_img </w:t>
      </w:r>
      <w:r w:rsidRPr="00FE6477">
        <w:rPr>
          <w:rFonts w:ascii="Courier New" w:eastAsia="Times New Roman" w:hAnsi="Courier New" w:cs="Courier New"/>
          <w:color w:val="8100C2"/>
          <w:kern w:val="0"/>
          <w:sz w:val="20"/>
          <w:szCs w:val="20"/>
          <w:bdr w:val="single" w:sz="2" w:space="0" w:color="1F1F1E" w:frame="1"/>
          <w14:ligatures w14:val="none"/>
        </w:rPr>
        <w:t>in</w:t>
      </w:r>
      <w:r w:rsidRPr="00FE6477">
        <w:rPr>
          <w:rFonts w:ascii="Courier New" w:eastAsia="Times New Roman" w:hAnsi="Courier New" w:cs="Courier New"/>
          <w:color w:val="14181F"/>
          <w:kern w:val="0"/>
          <w:sz w:val="20"/>
          <w:szCs w:val="20"/>
          <w:bdr w:val="single" w:sz="2" w:space="0" w:color="1F1F1E" w:frame="1"/>
          <w14:ligatures w14:val="none"/>
        </w:rPr>
        <w:t xml:space="preserve"> pages</w:t>
      </w:r>
      <w:r w:rsidRPr="00FE6477">
        <w:rPr>
          <w:rFonts w:ascii="Courier New" w:eastAsia="Times New Roman" w:hAnsi="Courier New" w:cs="Courier New"/>
          <w:color w:val="2B303B"/>
          <w:kern w:val="0"/>
          <w:sz w:val="20"/>
          <w:szCs w:val="20"/>
          <w:bdr w:val="single" w:sz="2" w:space="0" w:color="1F1F1E" w:frame="1"/>
          <w14:ligatures w14:val="none"/>
        </w:rPr>
        <w:t>:</w:t>
      </w:r>
    </w:p>
    <w:p w14:paraId="2718B4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lang="ukr+rus+eng" — всі три мови для судових справ</w:t>
      </w:r>
    </w:p>
    <w:p w14:paraId="79E0810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page_text = pytesseract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image_to_string</w:t>
      </w:r>
      <w:r w:rsidRPr="00FE6477">
        <w:rPr>
          <w:rFonts w:ascii="Courier New" w:eastAsia="Times New Roman" w:hAnsi="Courier New" w:cs="Courier New"/>
          <w:color w:val="2B303B"/>
          <w:kern w:val="0"/>
          <w:sz w:val="20"/>
          <w:szCs w:val="20"/>
          <w:bdr w:val="single" w:sz="2" w:space="0" w:color="1F1F1E" w:frame="1"/>
          <w14:ligatures w14:val="none"/>
        </w:rPr>
        <w:t>(</w:t>
      </w:r>
    </w:p>
    <w:p w14:paraId="34C26FC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page_img</w:t>
      </w:r>
      <w:r w:rsidRPr="00FE6477">
        <w:rPr>
          <w:rFonts w:ascii="Courier New" w:eastAsia="Times New Roman" w:hAnsi="Courier New" w:cs="Courier New"/>
          <w:color w:val="2B303B"/>
          <w:kern w:val="0"/>
          <w:sz w:val="20"/>
          <w:szCs w:val="20"/>
          <w:bdr w:val="single" w:sz="2" w:space="0" w:color="1F1F1E" w:frame="1"/>
          <w14:ligatures w14:val="none"/>
        </w:rPr>
        <w:t>,</w:t>
      </w:r>
    </w:p>
    <w:p w14:paraId="224668A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lang=</w:t>
      </w:r>
      <w:r w:rsidRPr="00FE6477">
        <w:rPr>
          <w:rFonts w:ascii="Courier New" w:eastAsia="Times New Roman" w:hAnsi="Courier New" w:cs="Courier New"/>
          <w:color w:val="008000"/>
          <w:kern w:val="0"/>
          <w:sz w:val="20"/>
          <w:szCs w:val="20"/>
          <w:bdr w:val="single" w:sz="2" w:space="0" w:color="1F1F1E" w:frame="1"/>
          <w14:ligatures w14:val="none"/>
        </w:rPr>
        <w:t>"ukr+rus+eng"</w:t>
      </w:r>
      <w:r w:rsidRPr="00FE6477">
        <w:rPr>
          <w:rFonts w:ascii="Courier New" w:eastAsia="Times New Roman" w:hAnsi="Courier New" w:cs="Courier New"/>
          <w:color w:val="2B303B"/>
          <w:kern w:val="0"/>
          <w:sz w:val="20"/>
          <w:szCs w:val="20"/>
          <w:bdr w:val="single" w:sz="2" w:space="0" w:color="1F1F1E" w:frame="1"/>
          <w14:ligatures w14:val="none"/>
        </w:rPr>
        <w:t>,</w:t>
      </w:r>
    </w:p>
    <w:p w14:paraId="022A90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config=</w:t>
      </w:r>
      <w:r w:rsidRPr="00FE6477">
        <w:rPr>
          <w:rFonts w:ascii="Courier New" w:eastAsia="Times New Roman" w:hAnsi="Courier New" w:cs="Courier New"/>
          <w:color w:val="008000"/>
          <w:kern w:val="0"/>
          <w:sz w:val="20"/>
          <w:szCs w:val="20"/>
          <w:bdr w:val="single" w:sz="2" w:space="0" w:color="1F1F1E" w:frame="1"/>
          <w14:ligatures w14:val="none"/>
        </w:rPr>
        <w:t>"--psm 6"</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рядки блоком (оптимально для документів)</w:t>
      </w:r>
    </w:p>
    <w:p w14:paraId="35FE64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7B53B0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text += page_text + </w:t>
      </w:r>
      <w:r w:rsidRPr="00FE6477">
        <w:rPr>
          <w:rFonts w:ascii="Courier New" w:eastAsia="Times New Roman" w:hAnsi="Courier New" w:cs="Courier New"/>
          <w:color w:val="008000"/>
          <w:kern w:val="0"/>
          <w:sz w:val="20"/>
          <w:szCs w:val="20"/>
          <w:bdr w:val="single" w:sz="2" w:space="0" w:color="1F1F1E" w:frame="1"/>
          <w14:ligatures w14:val="none"/>
        </w:rPr>
        <w:t>"\n"</w:t>
      </w:r>
    </w:p>
    <w:p w14:paraId="549811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text</w:t>
      </w:r>
    </w:p>
    <w:p w14:paraId="68E4CBA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2C6558D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lastRenderedPageBreak/>
        <w:t>def</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ocr_image</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470E69D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"""OCR для JPG/PNG/TIFF."""</w:t>
      </w:r>
    </w:p>
    <w:p w14:paraId="0EFFB5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img = Image</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B34A00"/>
          <w:kern w:val="0"/>
          <w:sz w:val="20"/>
          <w:szCs w:val="20"/>
          <w:bdr w:val="single" w:sz="2" w:space="0" w:color="1F1F1E" w:frame="1"/>
          <w14:ligatures w14:val="none"/>
        </w:rPr>
        <w:t>open</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02D179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pytesseract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image_to_string</w:t>
      </w:r>
      <w:r w:rsidRPr="00FE6477">
        <w:rPr>
          <w:rFonts w:ascii="Courier New" w:eastAsia="Times New Roman" w:hAnsi="Courier New" w:cs="Courier New"/>
          <w:color w:val="2B303B"/>
          <w:kern w:val="0"/>
          <w:sz w:val="20"/>
          <w:szCs w:val="20"/>
          <w:bdr w:val="single" w:sz="2" w:space="0" w:color="1F1F1E" w:frame="1"/>
          <w14:ligatures w14:val="none"/>
        </w:rPr>
        <w:t>(</w:t>
      </w:r>
    </w:p>
    <w:p w14:paraId="393F80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img</w:t>
      </w:r>
      <w:r w:rsidRPr="00FE6477">
        <w:rPr>
          <w:rFonts w:ascii="Courier New" w:eastAsia="Times New Roman" w:hAnsi="Courier New" w:cs="Courier New"/>
          <w:color w:val="2B303B"/>
          <w:kern w:val="0"/>
          <w:sz w:val="20"/>
          <w:szCs w:val="20"/>
          <w:bdr w:val="single" w:sz="2" w:space="0" w:color="1F1F1E" w:frame="1"/>
          <w14:ligatures w14:val="none"/>
        </w:rPr>
        <w:t>,</w:t>
      </w:r>
    </w:p>
    <w:p w14:paraId="543FA3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lang=</w:t>
      </w:r>
      <w:r w:rsidRPr="00FE6477">
        <w:rPr>
          <w:rFonts w:ascii="Courier New" w:eastAsia="Times New Roman" w:hAnsi="Courier New" w:cs="Courier New"/>
          <w:color w:val="008000"/>
          <w:kern w:val="0"/>
          <w:sz w:val="20"/>
          <w:szCs w:val="20"/>
          <w:bdr w:val="single" w:sz="2" w:space="0" w:color="1F1F1E" w:frame="1"/>
          <w14:ligatures w14:val="none"/>
        </w:rPr>
        <w:t>"ukr+rus+eng"</w:t>
      </w:r>
      <w:r w:rsidRPr="00FE6477">
        <w:rPr>
          <w:rFonts w:ascii="Courier New" w:eastAsia="Times New Roman" w:hAnsi="Courier New" w:cs="Courier New"/>
          <w:color w:val="2B303B"/>
          <w:kern w:val="0"/>
          <w:sz w:val="20"/>
          <w:szCs w:val="20"/>
          <w:bdr w:val="single" w:sz="2" w:space="0" w:color="1F1F1E" w:frame="1"/>
          <w14:ligatures w14:val="none"/>
        </w:rPr>
        <w:t>,</w:t>
      </w:r>
    </w:p>
    <w:p w14:paraId="2873814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config=</w:t>
      </w:r>
      <w:r w:rsidRPr="00FE6477">
        <w:rPr>
          <w:rFonts w:ascii="Courier New" w:eastAsia="Times New Roman" w:hAnsi="Courier New" w:cs="Courier New"/>
          <w:color w:val="008000"/>
          <w:kern w:val="0"/>
          <w:sz w:val="20"/>
          <w:szCs w:val="20"/>
          <w:bdr w:val="single" w:sz="2" w:space="0" w:color="1F1F1E" w:frame="1"/>
          <w14:ligatures w14:val="none"/>
        </w:rPr>
        <w:t>"--psm 6"</w:t>
      </w:r>
    </w:p>
    <w:p w14:paraId="7233DE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4AFA4643"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5D29DA83">
          <v:rect id="_x0000_i1054" style="width:0;height:0" o:hralign="center" o:hrstd="t" o:hr="t" fillcolor="#a0a0a0" stroked="f"/>
        </w:pict>
      </w:r>
    </w:p>
    <w:p w14:paraId="7E6661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Крок 3 — Оновлений </w:t>
      </w:r>
      <w:r w:rsidRPr="00FE6477">
        <w:rPr>
          <w:rFonts w:ascii="Courier New" w:eastAsia="Times New Roman" w:hAnsi="Courier New" w:cs="Courier New"/>
          <w:b/>
          <w:bCs/>
          <w:color w:val="8D2525"/>
          <w:kern w:val="0"/>
          <w:sz w:val="20"/>
          <w:szCs w:val="20"/>
          <w:bdr w:val="single" w:sz="2" w:space="0" w:color="auto" w:frame="1"/>
          <w14:ligatures w14:val="none"/>
        </w:rPr>
        <w:t>extract_text</w:t>
      </w:r>
      <w:r w:rsidRPr="00FE6477">
        <w:rPr>
          <w:rFonts w:ascii="Georgia" w:eastAsia="Times New Roman" w:hAnsi="Georgia" w:cs="Segoe UI"/>
          <w:b/>
          <w:bCs/>
          <w:color w:val="121212"/>
          <w:kern w:val="0"/>
          <w:sz w:val="27"/>
          <w:szCs w:val="27"/>
          <w14:ligatures w14:val="none"/>
        </w:rPr>
        <w:t> з автовизначенням</w:t>
      </w:r>
    </w:p>
    <w:p w14:paraId="38AA668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python</w:t>
      </w:r>
    </w:p>
    <w:p w14:paraId="7C2BC31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8100C2"/>
          <w:kern w:val="0"/>
          <w:sz w:val="20"/>
          <w:szCs w:val="20"/>
          <w:bdr w:val="single" w:sz="2" w:space="0" w:color="1F1F1E" w:frame="1"/>
          <w14:ligatures w14:val="none"/>
        </w:rPr>
        <w:t>def</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extract_text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-&gt; </w:t>
      </w:r>
      <w:r w:rsidRPr="00FE6477">
        <w:rPr>
          <w:rFonts w:ascii="Courier New" w:eastAsia="Times New Roman" w:hAnsi="Courier New" w:cs="Courier New"/>
          <w:color w:val="B34A00"/>
          <w:kern w:val="0"/>
          <w:sz w:val="20"/>
          <w:szCs w:val="20"/>
          <w:bdr w:val="single" w:sz="2" w:space="0" w:color="1F1F1E" w:frame="1"/>
          <w14:ligatures w14:val="none"/>
        </w:rPr>
        <w:t>str</w:t>
      </w:r>
      <w:r w:rsidRPr="00FE6477">
        <w:rPr>
          <w:rFonts w:ascii="Courier New" w:eastAsia="Times New Roman" w:hAnsi="Courier New" w:cs="Courier New"/>
          <w:color w:val="2B303B"/>
          <w:kern w:val="0"/>
          <w:sz w:val="20"/>
          <w:szCs w:val="20"/>
          <w:bdr w:val="single" w:sz="2" w:space="0" w:color="1F1F1E" w:frame="1"/>
          <w14:ligatures w14:val="none"/>
        </w:rPr>
        <w:t>:</w:t>
      </w:r>
    </w:p>
    <w:p w14:paraId="35E96F0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suffix = 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suffix</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lower</w:t>
      </w:r>
      <w:r w:rsidRPr="00FE6477">
        <w:rPr>
          <w:rFonts w:ascii="Courier New" w:eastAsia="Times New Roman" w:hAnsi="Courier New" w:cs="Courier New"/>
          <w:color w:val="2B303B"/>
          <w:kern w:val="0"/>
          <w:sz w:val="20"/>
          <w:szCs w:val="20"/>
          <w:bdr w:val="single" w:sz="2" w:space="0" w:color="1F1F1E" w:frame="1"/>
          <w14:ligatures w14:val="none"/>
        </w:rPr>
        <w:t>()</w:t>
      </w:r>
    </w:p>
    <w:p w14:paraId="57562A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1F9816E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Зображення — завжди OCR</w:t>
      </w:r>
    </w:p>
    <w:p w14:paraId="28B28D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if</w:t>
      </w:r>
      <w:r w:rsidRPr="00FE6477">
        <w:rPr>
          <w:rFonts w:ascii="Courier New" w:eastAsia="Times New Roman" w:hAnsi="Courier New" w:cs="Courier New"/>
          <w:color w:val="14181F"/>
          <w:kern w:val="0"/>
          <w:sz w:val="20"/>
          <w:szCs w:val="20"/>
          <w:bdr w:val="single" w:sz="2" w:space="0" w:color="1F1F1E" w:frame="1"/>
          <w14:ligatures w14:val="none"/>
        </w:rPr>
        <w:t xml:space="preserve"> suffix </w:t>
      </w:r>
      <w:r w:rsidRPr="00FE6477">
        <w:rPr>
          <w:rFonts w:ascii="Courier New" w:eastAsia="Times New Roman" w:hAnsi="Courier New" w:cs="Courier New"/>
          <w:color w:val="8100C2"/>
          <w:kern w:val="0"/>
          <w:sz w:val="20"/>
          <w:szCs w:val="20"/>
          <w:bdr w:val="single" w:sz="2" w:space="0" w:color="1F1F1E" w:frame="1"/>
          <w14:ligatures w14:val="none"/>
        </w:rPr>
        <w:t>in</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008000"/>
          <w:kern w:val="0"/>
          <w:sz w:val="20"/>
          <w:szCs w:val="20"/>
          <w:bdr w:val="single" w:sz="2" w:space="0" w:color="1F1F1E" w:frame="1"/>
          <w14:ligatures w14:val="none"/>
        </w:rPr>
        <w:t>".jpg"</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".jpeg"</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".png"</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".tiff"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".tif"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".bmp"</w:t>
      </w:r>
      <w:r w:rsidRPr="00FE6477">
        <w:rPr>
          <w:rFonts w:ascii="Courier New" w:eastAsia="Times New Roman" w:hAnsi="Courier New" w:cs="Courier New"/>
          <w:color w:val="2B303B"/>
          <w:kern w:val="0"/>
          <w:sz w:val="20"/>
          <w:szCs w:val="20"/>
          <w:bdr w:val="single" w:sz="2" w:space="0" w:color="1F1F1E" w:frame="1"/>
          <w14:ligatures w14:val="none"/>
        </w:rPr>
        <w:t>):</w:t>
      </w:r>
    </w:p>
    <w:p w14:paraId="64F035C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ocr_image</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6E4CCAE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1311843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PDF — перевіряємо тип</w:t>
      </w:r>
    </w:p>
    <w:p w14:paraId="220A32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if</w:t>
      </w:r>
      <w:r w:rsidRPr="00FE6477">
        <w:rPr>
          <w:rFonts w:ascii="Courier New" w:eastAsia="Times New Roman" w:hAnsi="Courier New" w:cs="Courier New"/>
          <w:color w:val="14181F"/>
          <w:kern w:val="0"/>
          <w:sz w:val="20"/>
          <w:szCs w:val="20"/>
          <w:bdr w:val="single" w:sz="2" w:space="0" w:color="1F1F1E" w:frame="1"/>
          <w14:ligatures w14:val="none"/>
        </w:rPr>
        <w:t xml:space="preserve"> suffix == </w:t>
      </w:r>
      <w:r w:rsidRPr="00FE6477">
        <w:rPr>
          <w:rFonts w:ascii="Courier New" w:eastAsia="Times New Roman" w:hAnsi="Courier New" w:cs="Courier New"/>
          <w:color w:val="008000"/>
          <w:kern w:val="0"/>
          <w:sz w:val="20"/>
          <w:szCs w:val="20"/>
          <w:bdr w:val="single" w:sz="2" w:space="0" w:color="1F1F1E" w:frame="1"/>
          <w14:ligatures w14:val="none"/>
        </w:rPr>
        <w:t>".pdf"</w:t>
      </w:r>
      <w:r w:rsidRPr="00FE6477">
        <w:rPr>
          <w:rFonts w:ascii="Courier New" w:eastAsia="Times New Roman" w:hAnsi="Courier New" w:cs="Courier New"/>
          <w:color w:val="2B303B"/>
          <w:kern w:val="0"/>
          <w:sz w:val="20"/>
          <w:szCs w:val="20"/>
          <w:bdr w:val="single" w:sz="2" w:space="0" w:color="1F1F1E" w:frame="1"/>
          <w14:ligatures w14:val="none"/>
        </w:rPr>
        <w:t>:</w:t>
      </w:r>
    </w:p>
    <w:p w14:paraId="7C50C57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if</w:t>
      </w:r>
      <w:r w:rsidRPr="00FE6477">
        <w:rPr>
          <w:rFonts w:ascii="Courier New" w:eastAsia="Times New Roman" w:hAnsi="Courier New" w:cs="Courier New"/>
          <w:color w:val="14181F"/>
          <w:kern w:val="0"/>
          <w:sz w:val="20"/>
          <w:szCs w:val="20"/>
          <w:bdr w:val="single" w:sz="2" w:space="0" w:color="1F1F1E" w:frame="1"/>
          <w14:ligatures w14:val="none"/>
        </w:rPr>
        <w:t xml:space="preserve"> is_scanned_pdf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41B3C9A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print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008000"/>
          <w:kern w:val="0"/>
          <w:sz w:val="20"/>
          <w:szCs w:val="20"/>
          <w:bdr w:val="single" w:sz="2" w:space="0" w:color="1F1F1E" w:frame="1"/>
          <w14:ligatures w14:val="none"/>
        </w:rPr>
        <w:t xml:space="preserve">f"  [OCR] </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name</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008000"/>
          <w:kern w:val="0"/>
          <w:sz w:val="20"/>
          <w:szCs w:val="20"/>
          <w:bdr w:val="single" w:sz="2" w:space="0" w:color="1F1F1E" w:frame="1"/>
          <w14:ligatures w14:val="none"/>
        </w:rPr>
        <w:t>"</w:t>
      </w:r>
      <w:r w:rsidRPr="00FE6477">
        <w:rPr>
          <w:rFonts w:ascii="Courier New" w:eastAsia="Times New Roman" w:hAnsi="Courier New" w:cs="Courier New"/>
          <w:color w:val="2B303B"/>
          <w:kern w:val="0"/>
          <w:sz w:val="20"/>
          <w:szCs w:val="20"/>
          <w:bdr w:val="single" w:sz="2" w:space="0" w:color="1F1F1E" w:frame="1"/>
          <w14:ligatures w14:val="none"/>
        </w:rPr>
        <w:t>)</w:t>
      </w:r>
    </w:p>
    <w:p w14:paraId="294D109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ocr_pdf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0C8379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else</w:t>
      </w:r>
      <w:r w:rsidRPr="00FE6477">
        <w:rPr>
          <w:rFonts w:ascii="Courier New" w:eastAsia="Times New Roman" w:hAnsi="Courier New" w:cs="Courier New"/>
          <w:color w:val="2B303B"/>
          <w:kern w:val="0"/>
          <w:sz w:val="20"/>
          <w:szCs w:val="20"/>
          <w:bdr w:val="single" w:sz="2" w:space="0" w:color="1F1F1E" w:frame="1"/>
          <w14:ligatures w14:val="none"/>
        </w:rPr>
        <w:t>:</w:t>
      </w:r>
    </w:p>
    <w:p w14:paraId="2ADDF5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print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008000"/>
          <w:kern w:val="0"/>
          <w:sz w:val="20"/>
          <w:szCs w:val="20"/>
          <w:bdr w:val="single" w:sz="2" w:space="0" w:color="1F1F1E" w:frame="1"/>
          <w14:ligatures w14:val="none"/>
        </w:rPr>
        <w:t xml:space="preserve">f"  [TEXT] </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name</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008000"/>
          <w:kern w:val="0"/>
          <w:sz w:val="20"/>
          <w:szCs w:val="20"/>
          <w:bdr w:val="single" w:sz="2" w:space="0" w:color="1F1F1E" w:frame="1"/>
          <w14:ligatures w14:val="none"/>
        </w:rPr>
        <w:t>"</w:t>
      </w:r>
      <w:r w:rsidRPr="00FE6477">
        <w:rPr>
          <w:rFonts w:ascii="Courier New" w:eastAsia="Times New Roman" w:hAnsi="Courier New" w:cs="Courier New"/>
          <w:color w:val="2B303B"/>
          <w:kern w:val="0"/>
          <w:sz w:val="20"/>
          <w:szCs w:val="20"/>
          <w:bdr w:val="single" w:sz="2" w:space="0" w:color="1F1F1E" w:frame="1"/>
          <w14:ligatures w14:val="none"/>
        </w:rPr>
        <w:t>)</w:t>
      </w:r>
    </w:p>
    <w:p w14:paraId="201EF0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text = </w:t>
      </w:r>
      <w:r w:rsidRPr="00FE6477">
        <w:rPr>
          <w:rFonts w:ascii="Courier New" w:eastAsia="Times New Roman" w:hAnsi="Courier New" w:cs="Courier New"/>
          <w:color w:val="008000"/>
          <w:kern w:val="0"/>
          <w:sz w:val="20"/>
          <w:szCs w:val="20"/>
          <w:bdr w:val="single" w:sz="2" w:space="0" w:color="1F1F1E" w:frame="1"/>
          <w14:ligatures w14:val="none"/>
        </w:rPr>
        <w:t>""</w:t>
      </w:r>
    </w:p>
    <w:p w14:paraId="5E0064D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with</w:t>
      </w:r>
      <w:r w:rsidRPr="00FE6477">
        <w:rPr>
          <w:rFonts w:ascii="Courier New" w:eastAsia="Times New Roman" w:hAnsi="Courier New" w:cs="Courier New"/>
          <w:color w:val="14181F"/>
          <w:kern w:val="0"/>
          <w:sz w:val="20"/>
          <w:szCs w:val="20"/>
          <w:bdr w:val="single" w:sz="2" w:space="0" w:color="1F1F1E" w:frame="1"/>
          <w14:ligatures w14:val="none"/>
        </w:rPr>
        <w:t xml:space="preserve"> pdfplumber</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B34A00"/>
          <w:kern w:val="0"/>
          <w:sz w:val="20"/>
          <w:szCs w:val="20"/>
          <w:bdr w:val="single" w:sz="2" w:space="0" w:color="1F1F1E" w:frame="1"/>
          <w14:ligatures w14:val="none"/>
        </w:rPr>
        <w:t>open</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as</w:t>
      </w:r>
      <w:r w:rsidRPr="00FE6477">
        <w:rPr>
          <w:rFonts w:ascii="Courier New" w:eastAsia="Times New Roman" w:hAnsi="Courier New" w:cs="Courier New"/>
          <w:color w:val="14181F"/>
          <w:kern w:val="0"/>
          <w:sz w:val="20"/>
          <w:szCs w:val="20"/>
          <w:bdr w:val="single" w:sz="2" w:space="0" w:color="1F1F1E" w:frame="1"/>
          <w14:ligatures w14:val="none"/>
        </w:rPr>
        <w:t xml:space="preserve"> pdf</w:t>
      </w:r>
      <w:r w:rsidRPr="00FE6477">
        <w:rPr>
          <w:rFonts w:ascii="Courier New" w:eastAsia="Times New Roman" w:hAnsi="Courier New" w:cs="Courier New"/>
          <w:color w:val="2B303B"/>
          <w:kern w:val="0"/>
          <w:sz w:val="20"/>
          <w:szCs w:val="20"/>
          <w:bdr w:val="single" w:sz="2" w:space="0" w:color="1F1F1E" w:frame="1"/>
          <w14:ligatures w14:val="none"/>
        </w:rPr>
        <w:t>:</w:t>
      </w:r>
    </w:p>
    <w:p w14:paraId="502A38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for</w:t>
      </w:r>
      <w:r w:rsidRPr="00FE6477">
        <w:rPr>
          <w:rFonts w:ascii="Courier New" w:eastAsia="Times New Roman" w:hAnsi="Courier New" w:cs="Courier New"/>
          <w:color w:val="14181F"/>
          <w:kern w:val="0"/>
          <w:sz w:val="20"/>
          <w:szCs w:val="20"/>
          <w:bdr w:val="single" w:sz="2" w:space="0" w:color="1F1F1E" w:frame="1"/>
          <w14:ligatures w14:val="none"/>
        </w:rPr>
        <w:t xml:space="preserve"> page </w:t>
      </w:r>
      <w:r w:rsidRPr="00FE6477">
        <w:rPr>
          <w:rFonts w:ascii="Courier New" w:eastAsia="Times New Roman" w:hAnsi="Courier New" w:cs="Courier New"/>
          <w:color w:val="8100C2"/>
          <w:kern w:val="0"/>
          <w:sz w:val="20"/>
          <w:szCs w:val="20"/>
          <w:bdr w:val="single" w:sz="2" w:space="0" w:color="1F1F1E" w:frame="1"/>
          <w14:ligatures w14:val="none"/>
        </w:rPr>
        <w:t>in</w:t>
      </w:r>
      <w:r w:rsidRPr="00FE6477">
        <w:rPr>
          <w:rFonts w:ascii="Courier New" w:eastAsia="Times New Roman" w:hAnsi="Courier New" w:cs="Courier New"/>
          <w:color w:val="14181F"/>
          <w:kern w:val="0"/>
          <w:sz w:val="20"/>
          <w:szCs w:val="20"/>
          <w:bdr w:val="single" w:sz="2" w:space="0" w:color="1F1F1E" w:frame="1"/>
          <w14:ligatures w14:val="none"/>
        </w:rPr>
        <w:t xml:space="preserve"> pdf</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pages</w:t>
      </w:r>
      <w:r w:rsidRPr="00FE6477">
        <w:rPr>
          <w:rFonts w:ascii="Courier New" w:eastAsia="Times New Roman" w:hAnsi="Courier New" w:cs="Courier New"/>
          <w:color w:val="2B303B"/>
          <w:kern w:val="0"/>
          <w:sz w:val="20"/>
          <w:szCs w:val="20"/>
          <w:bdr w:val="single" w:sz="2" w:space="0" w:color="1F1F1E" w:frame="1"/>
          <w14:ligatures w14:val="none"/>
        </w:rPr>
        <w:t>:</w:t>
      </w:r>
    </w:p>
    <w:p w14:paraId="7ED47A8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 = page</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extract_text</w:t>
      </w:r>
      <w:r w:rsidRPr="00FE6477">
        <w:rPr>
          <w:rFonts w:ascii="Courier New" w:eastAsia="Times New Roman" w:hAnsi="Courier New" w:cs="Courier New"/>
          <w:color w:val="2B303B"/>
          <w:kern w:val="0"/>
          <w:sz w:val="20"/>
          <w:szCs w:val="20"/>
          <w:bdr w:val="single" w:sz="2" w:space="0" w:color="1F1F1E" w:frame="1"/>
          <w14:ligatures w14:val="none"/>
        </w:rPr>
        <w:t>()</w:t>
      </w:r>
    </w:p>
    <w:p w14:paraId="386DA41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if</w:t>
      </w:r>
      <w:r w:rsidRPr="00FE6477">
        <w:rPr>
          <w:rFonts w:ascii="Courier New" w:eastAsia="Times New Roman" w:hAnsi="Courier New" w:cs="Courier New"/>
          <w:color w:val="14181F"/>
          <w:kern w:val="0"/>
          <w:sz w:val="20"/>
          <w:szCs w:val="20"/>
          <w:bdr w:val="single" w:sz="2" w:space="0" w:color="1F1F1E" w:frame="1"/>
          <w14:ligatures w14:val="none"/>
        </w:rPr>
        <w:t xml:space="preserve"> t</w:t>
      </w:r>
      <w:r w:rsidRPr="00FE6477">
        <w:rPr>
          <w:rFonts w:ascii="Courier New" w:eastAsia="Times New Roman" w:hAnsi="Courier New" w:cs="Courier New"/>
          <w:color w:val="2B303B"/>
          <w:kern w:val="0"/>
          <w:sz w:val="20"/>
          <w:szCs w:val="20"/>
          <w:bdr w:val="single" w:sz="2" w:space="0" w:color="1F1F1E" w:frame="1"/>
          <w14:ligatures w14:val="none"/>
        </w:rPr>
        <w:t>:</w:t>
      </w:r>
    </w:p>
    <w:p w14:paraId="613D341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text += t + </w:t>
      </w:r>
      <w:r w:rsidRPr="00FE6477">
        <w:rPr>
          <w:rFonts w:ascii="Courier New" w:eastAsia="Times New Roman" w:hAnsi="Courier New" w:cs="Courier New"/>
          <w:color w:val="008000"/>
          <w:kern w:val="0"/>
          <w:sz w:val="20"/>
          <w:szCs w:val="20"/>
          <w:bdr w:val="single" w:sz="2" w:space="0" w:color="1F1F1E" w:frame="1"/>
          <w14:ligatures w14:val="none"/>
        </w:rPr>
        <w:t>"\n"</w:t>
      </w:r>
    </w:p>
    <w:p w14:paraId="04051EF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text</w:t>
      </w:r>
    </w:p>
    <w:p w14:paraId="5382C3A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5A998FA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6E7687"/>
          <w:kern w:val="0"/>
          <w:sz w:val="20"/>
          <w:szCs w:val="20"/>
          <w:bdr w:val="single" w:sz="2" w:space="0" w:color="1F1F1E" w:frame="1"/>
          <w14:ligatures w14:val="none"/>
        </w:rPr>
        <w:t># DOCX</w:t>
      </w:r>
    </w:p>
    <w:p w14:paraId="5029B2C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if</w:t>
      </w:r>
      <w:r w:rsidRPr="00FE6477">
        <w:rPr>
          <w:rFonts w:ascii="Courier New" w:eastAsia="Times New Roman" w:hAnsi="Courier New" w:cs="Courier New"/>
          <w:color w:val="14181F"/>
          <w:kern w:val="0"/>
          <w:sz w:val="20"/>
          <w:szCs w:val="20"/>
          <w:bdr w:val="single" w:sz="2" w:space="0" w:color="1F1F1E" w:frame="1"/>
          <w14:ligatures w14:val="none"/>
        </w:rPr>
        <w:t xml:space="preserve"> suffix </w:t>
      </w:r>
      <w:r w:rsidRPr="00FE6477">
        <w:rPr>
          <w:rFonts w:ascii="Courier New" w:eastAsia="Times New Roman" w:hAnsi="Courier New" w:cs="Courier New"/>
          <w:color w:val="8100C2"/>
          <w:kern w:val="0"/>
          <w:sz w:val="20"/>
          <w:szCs w:val="20"/>
          <w:bdr w:val="single" w:sz="2" w:space="0" w:color="1F1F1E" w:frame="1"/>
          <w14:ligatures w14:val="none"/>
        </w:rPr>
        <w:t>in</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008000"/>
          <w:kern w:val="0"/>
          <w:sz w:val="20"/>
          <w:szCs w:val="20"/>
          <w:bdr w:val="single" w:sz="2" w:space="0" w:color="1F1F1E" w:frame="1"/>
          <w14:ligatures w14:val="none"/>
        </w:rPr>
        <w:t>".docx"</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".doc"</w:t>
      </w:r>
      <w:r w:rsidRPr="00FE6477">
        <w:rPr>
          <w:rFonts w:ascii="Courier New" w:eastAsia="Times New Roman" w:hAnsi="Courier New" w:cs="Courier New"/>
          <w:color w:val="2B303B"/>
          <w:kern w:val="0"/>
          <w:sz w:val="20"/>
          <w:szCs w:val="20"/>
          <w:bdr w:val="single" w:sz="2" w:space="0" w:color="1F1F1E" w:frame="1"/>
          <w14:ligatures w14:val="none"/>
        </w:rPr>
        <w:t>):</w:t>
      </w:r>
    </w:p>
    <w:p w14:paraId="6ABCF2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import</w:t>
      </w:r>
      <w:r w:rsidRPr="00FE6477">
        <w:rPr>
          <w:rFonts w:ascii="Courier New" w:eastAsia="Times New Roman" w:hAnsi="Courier New" w:cs="Courier New"/>
          <w:color w:val="14181F"/>
          <w:kern w:val="0"/>
          <w:sz w:val="20"/>
          <w:szCs w:val="20"/>
          <w:bdr w:val="single" w:sz="2" w:space="0" w:color="1F1F1E" w:frame="1"/>
          <w14:ligatures w14:val="none"/>
        </w:rPr>
        <w:t xml:space="preserve"> docx</w:t>
      </w:r>
    </w:p>
    <w:p w14:paraId="6DB03A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doc = docx</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Document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B34A00"/>
          <w:kern w:val="0"/>
          <w:sz w:val="20"/>
          <w:szCs w:val="20"/>
          <w:bdr w:val="single" w:sz="2" w:space="0" w:color="1F1F1E" w:frame="1"/>
          <w14:ligatures w14:val="none"/>
        </w:rPr>
        <w:t>str</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filepath</w:t>
      </w:r>
      <w:r w:rsidRPr="00FE6477">
        <w:rPr>
          <w:rFonts w:ascii="Courier New" w:eastAsia="Times New Roman" w:hAnsi="Courier New" w:cs="Courier New"/>
          <w:color w:val="2B303B"/>
          <w:kern w:val="0"/>
          <w:sz w:val="20"/>
          <w:szCs w:val="20"/>
          <w:bdr w:val="single" w:sz="2" w:space="0" w:color="1F1F1E" w:frame="1"/>
          <w14:ligatures w14:val="none"/>
        </w:rPr>
        <w:t>))</w:t>
      </w:r>
    </w:p>
    <w:p w14:paraId="1CB2896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"\n"</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join</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p</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text </w:t>
      </w:r>
      <w:r w:rsidRPr="00FE6477">
        <w:rPr>
          <w:rFonts w:ascii="Courier New" w:eastAsia="Times New Roman" w:hAnsi="Courier New" w:cs="Courier New"/>
          <w:color w:val="8100C2"/>
          <w:kern w:val="0"/>
          <w:sz w:val="20"/>
          <w:szCs w:val="20"/>
          <w:bdr w:val="single" w:sz="2" w:space="0" w:color="1F1F1E" w:frame="1"/>
          <w14:ligatures w14:val="none"/>
        </w:rPr>
        <w:t>for</w:t>
      </w:r>
      <w:r w:rsidRPr="00FE6477">
        <w:rPr>
          <w:rFonts w:ascii="Courier New" w:eastAsia="Times New Roman" w:hAnsi="Courier New" w:cs="Courier New"/>
          <w:color w:val="14181F"/>
          <w:kern w:val="0"/>
          <w:sz w:val="20"/>
          <w:szCs w:val="20"/>
          <w:bdr w:val="single" w:sz="2" w:space="0" w:color="1F1F1E" w:frame="1"/>
          <w14:ligatures w14:val="none"/>
        </w:rPr>
        <w:t xml:space="preserve"> p </w:t>
      </w:r>
      <w:r w:rsidRPr="00FE6477">
        <w:rPr>
          <w:rFonts w:ascii="Courier New" w:eastAsia="Times New Roman" w:hAnsi="Courier New" w:cs="Courier New"/>
          <w:color w:val="8100C2"/>
          <w:kern w:val="0"/>
          <w:sz w:val="20"/>
          <w:szCs w:val="20"/>
          <w:bdr w:val="single" w:sz="2" w:space="0" w:color="1F1F1E" w:frame="1"/>
          <w14:ligatures w14:val="none"/>
        </w:rPr>
        <w:t>in</w:t>
      </w:r>
      <w:r w:rsidRPr="00FE6477">
        <w:rPr>
          <w:rFonts w:ascii="Courier New" w:eastAsia="Times New Roman" w:hAnsi="Courier New" w:cs="Courier New"/>
          <w:color w:val="14181F"/>
          <w:kern w:val="0"/>
          <w:sz w:val="20"/>
          <w:szCs w:val="20"/>
          <w:bdr w:val="single" w:sz="2" w:space="0" w:color="1F1F1E" w:frame="1"/>
          <w14:ligatures w14:val="none"/>
        </w:rPr>
        <w:t xml:space="preserve"> doc</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paragraphs </w:t>
      </w:r>
      <w:r w:rsidRPr="00FE6477">
        <w:rPr>
          <w:rFonts w:ascii="Courier New" w:eastAsia="Times New Roman" w:hAnsi="Courier New" w:cs="Courier New"/>
          <w:color w:val="8100C2"/>
          <w:kern w:val="0"/>
          <w:sz w:val="20"/>
          <w:szCs w:val="20"/>
          <w:bdr w:val="single" w:sz="2" w:space="0" w:color="1F1F1E" w:frame="1"/>
          <w14:ligatures w14:val="none"/>
        </w:rPr>
        <w:t>if</w:t>
      </w:r>
      <w:r w:rsidRPr="00FE6477">
        <w:rPr>
          <w:rFonts w:ascii="Courier New" w:eastAsia="Times New Roman" w:hAnsi="Courier New" w:cs="Courier New"/>
          <w:color w:val="14181F"/>
          <w:kern w:val="0"/>
          <w:sz w:val="20"/>
          <w:szCs w:val="20"/>
          <w:bdr w:val="single" w:sz="2" w:space="0" w:color="1F1F1E" w:frame="1"/>
          <w14:ligatures w14:val="none"/>
        </w:rPr>
        <w:t xml:space="preserve"> p</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text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strip</w:t>
      </w:r>
      <w:r w:rsidRPr="00FE6477">
        <w:rPr>
          <w:rFonts w:ascii="Courier New" w:eastAsia="Times New Roman" w:hAnsi="Courier New" w:cs="Courier New"/>
          <w:color w:val="2B303B"/>
          <w:kern w:val="0"/>
          <w:sz w:val="20"/>
          <w:szCs w:val="20"/>
          <w:bdr w:val="single" w:sz="2" w:space="0" w:color="1F1F1E" w:frame="1"/>
          <w14:ligatures w14:val="none"/>
        </w:rPr>
        <w:t>())</w:t>
      </w:r>
    </w:p>
    <w:p w14:paraId="084D517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193A118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8100C2"/>
          <w:kern w:val="0"/>
          <w:sz w:val="20"/>
          <w:szCs w:val="20"/>
          <w:bdr w:val="single" w:sz="2" w:space="0" w:color="1F1F1E" w:frame="1"/>
          <w14:ligatures w14:val="none"/>
        </w:rPr>
        <w:t>return</w:t>
      </w:r>
      <w:r w:rsidRPr="00FE6477">
        <w:rPr>
          <w:rFonts w:ascii="Courier New" w:eastAsia="Times New Roman" w:hAnsi="Courier New" w:cs="Courier New"/>
          <w:color w:val="14181F"/>
          <w:kern w:val="0"/>
          <w:sz w:val="20"/>
          <w:szCs w:val="20"/>
          <w:bdr w:val="single" w:sz="2" w:space="0" w:color="1F1F1E" w:frame="1"/>
          <w14:ligatures w14:val="none"/>
        </w:rPr>
        <w:t xml:space="preserve"> filepath</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read_text</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encoding=</w:t>
      </w:r>
      <w:r w:rsidRPr="00FE6477">
        <w:rPr>
          <w:rFonts w:ascii="Courier New" w:eastAsia="Times New Roman" w:hAnsi="Courier New" w:cs="Courier New"/>
          <w:color w:val="008000"/>
          <w:kern w:val="0"/>
          <w:sz w:val="20"/>
          <w:szCs w:val="20"/>
          <w:bdr w:val="single" w:sz="2" w:space="0" w:color="1F1F1E" w:frame="1"/>
          <w14:ligatures w14:val="none"/>
        </w:rPr>
        <w:t>"utf-8"</w:t>
      </w:r>
      <w:r w:rsidRPr="00FE6477">
        <w:rPr>
          <w:rFonts w:ascii="Courier New" w:eastAsia="Times New Roman" w:hAnsi="Courier New" w:cs="Courier New"/>
          <w:color w:val="2B303B"/>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errors=</w:t>
      </w:r>
      <w:r w:rsidRPr="00FE6477">
        <w:rPr>
          <w:rFonts w:ascii="Courier New" w:eastAsia="Times New Roman" w:hAnsi="Courier New" w:cs="Courier New"/>
          <w:color w:val="008000"/>
          <w:kern w:val="0"/>
          <w:sz w:val="20"/>
          <w:szCs w:val="20"/>
          <w:bdr w:val="single" w:sz="2" w:space="0" w:color="1F1F1E" w:frame="1"/>
          <w14:ligatures w14:val="none"/>
        </w:rPr>
        <w:t>"ignore"</w:t>
      </w:r>
      <w:r w:rsidRPr="00FE6477">
        <w:rPr>
          <w:rFonts w:ascii="Courier New" w:eastAsia="Times New Roman" w:hAnsi="Courier New" w:cs="Courier New"/>
          <w:color w:val="2B303B"/>
          <w:kern w:val="0"/>
          <w:sz w:val="20"/>
          <w:szCs w:val="20"/>
          <w:bdr w:val="single" w:sz="2" w:space="0" w:color="1F1F1E" w:frame="1"/>
          <w14:ligatures w14:val="none"/>
        </w:rPr>
        <w:t>)</w:t>
      </w:r>
    </w:p>
    <w:p w14:paraId="63C01C39"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9B0B705">
          <v:rect id="_x0000_i1055" style="width:0;height:0" o:hralign="center" o:hrstd="t" o:hr="t" fillcolor="#a0a0a0" stroked="f"/>
        </w:pict>
      </w:r>
    </w:p>
    <w:p w14:paraId="5C0793E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Важливо для якості OCR</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76"/>
        <w:gridCol w:w="4774"/>
      </w:tblGrid>
      <w:tr w:rsidR="00FE6477" w:rsidRPr="00FE6477" w14:paraId="530E8775"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9C276B7"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Проблема</w:t>
            </w:r>
          </w:p>
        </w:tc>
        <w:tc>
          <w:tcPr>
            <w:tcW w:w="0" w:type="auto"/>
            <w:tcBorders>
              <w:top w:val="single" w:sz="2" w:space="0" w:color="auto"/>
              <w:left w:val="single" w:sz="2" w:space="0" w:color="auto"/>
              <w:bottom w:val="single" w:sz="2" w:space="0" w:color="auto"/>
              <w:right w:val="single" w:sz="2" w:space="0" w:color="auto"/>
            </w:tcBorders>
            <w:hideMark/>
          </w:tcPr>
          <w:p w14:paraId="245103E1"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Рішення</w:t>
            </w:r>
          </w:p>
        </w:tc>
      </w:tr>
      <w:tr w:rsidR="00FE6477" w:rsidRPr="00FE6477" w14:paraId="1963ACF2" w14:textId="77777777">
        <w:tc>
          <w:tcPr>
            <w:tcW w:w="0" w:type="auto"/>
            <w:tcBorders>
              <w:top w:val="single" w:sz="2" w:space="0" w:color="auto"/>
              <w:left w:val="single" w:sz="2" w:space="0" w:color="auto"/>
              <w:bottom w:val="single" w:sz="2" w:space="0" w:color="auto"/>
              <w:right w:val="single" w:sz="2" w:space="0" w:color="auto"/>
            </w:tcBorders>
            <w:hideMark/>
          </w:tcPr>
          <w:p w14:paraId="6F6F809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Погана якість скану</w:t>
            </w:r>
          </w:p>
        </w:tc>
        <w:tc>
          <w:tcPr>
            <w:tcW w:w="0" w:type="auto"/>
            <w:tcBorders>
              <w:top w:val="single" w:sz="2" w:space="0" w:color="auto"/>
              <w:left w:val="single" w:sz="2" w:space="0" w:color="auto"/>
              <w:bottom w:val="single" w:sz="2" w:space="0" w:color="auto"/>
              <w:right w:val="single" w:sz="2" w:space="0" w:color="auto"/>
            </w:tcBorders>
            <w:hideMark/>
          </w:tcPr>
          <w:p w14:paraId="23A5596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dpi=300</w:t>
            </w:r>
            <w:r w:rsidRPr="00FE6477">
              <w:rPr>
                <w:rFonts w:ascii="Times New Roman" w:eastAsia="Times New Roman" w:hAnsi="Times New Roman" w:cs="Times New Roman"/>
                <w:kern w:val="0"/>
                <w14:ligatures w14:val="none"/>
              </w:rPr>
              <w:t> мінімум, краще 400</w:t>
            </w:r>
          </w:p>
        </w:tc>
      </w:tr>
      <w:tr w:rsidR="00FE6477" w:rsidRPr="00FE6477" w14:paraId="37964AA2" w14:textId="77777777">
        <w:tc>
          <w:tcPr>
            <w:tcW w:w="0" w:type="auto"/>
            <w:tcBorders>
              <w:top w:val="single" w:sz="2" w:space="0" w:color="auto"/>
              <w:left w:val="single" w:sz="2" w:space="0" w:color="auto"/>
              <w:bottom w:val="single" w:sz="2" w:space="0" w:color="auto"/>
              <w:right w:val="single" w:sz="2" w:space="0" w:color="auto"/>
            </w:tcBorders>
            <w:hideMark/>
          </w:tcPr>
          <w:p w14:paraId="1FEE824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Перекошений текст</w:t>
            </w:r>
          </w:p>
        </w:tc>
        <w:tc>
          <w:tcPr>
            <w:tcW w:w="0" w:type="auto"/>
            <w:tcBorders>
              <w:top w:val="single" w:sz="2" w:space="0" w:color="auto"/>
              <w:left w:val="single" w:sz="2" w:space="0" w:color="auto"/>
              <w:bottom w:val="single" w:sz="2" w:space="0" w:color="auto"/>
              <w:right w:val="single" w:sz="2" w:space="0" w:color="auto"/>
            </w:tcBorders>
            <w:hideMark/>
          </w:tcPr>
          <w:p w14:paraId="1C099B4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pytesseract</w:t>
            </w:r>
            <w:r w:rsidRPr="00FE6477">
              <w:rPr>
                <w:rFonts w:ascii="Times New Roman" w:eastAsia="Times New Roman" w:hAnsi="Times New Roman" w:cs="Times New Roman"/>
                <w:kern w:val="0"/>
                <w14:ligatures w14:val="none"/>
              </w:rPr>
              <w:t> + </w:t>
            </w:r>
            <w:r w:rsidRPr="00FE6477">
              <w:rPr>
                <w:rFonts w:ascii="Courier New" w:eastAsia="Times New Roman" w:hAnsi="Courier New" w:cs="Courier New"/>
                <w:color w:val="8D2525"/>
                <w:kern w:val="0"/>
                <w:sz w:val="20"/>
                <w:szCs w:val="20"/>
                <w:bdr w:val="single" w:sz="2" w:space="0" w:color="auto" w:frame="1"/>
                <w14:ligatures w14:val="none"/>
              </w:rPr>
              <w:t>--psm 1</w:t>
            </w:r>
            <w:r w:rsidRPr="00FE6477">
              <w:rPr>
                <w:rFonts w:ascii="Times New Roman" w:eastAsia="Times New Roman" w:hAnsi="Times New Roman" w:cs="Times New Roman"/>
                <w:kern w:val="0"/>
                <w14:ligatures w14:val="none"/>
              </w:rPr>
              <w:t> (автоорієнтація)</w:t>
            </w:r>
          </w:p>
        </w:tc>
      </w:tr>
      <w:tr w:rsidR="00FE6477" w:rsidRPr="00FE6477" w14:paraId="23503AF7" w14:textId="77777777">
        <w:tc>
          <w:tcPr>
            <w:tcW w:w="0" w:type="auto"/>
            <w:tcBorders>
              <w:top w:val="single" w:sz="2" w:space="0" w:color="auto"/>
              <w:left w:val="single" w:sz="2" w:space="0" w:color="auto"/>
              <w:bottom w:val="single" w:sz="2" w:space="0" w:color="auto"/>
              <w:right w:val="single" w:sz="2" w:space="0" w:color="auto"/>
            </w:tcBorders>
            <w:hideMark/>
          </w:tcPr>
          <w:p w14:paraId="1BB9F4E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Суміш мов</w:t>
            </w:r>
          </w:p>
        </w:tc>
        <w:tc>
          <w:tcPr>
            <w:tcW w:w="0" w:type="auto"/>
            <w:tcBorders>
              <w:top w:val="single" w:sz="2" w:space="0" w:color="auto"/>
              <w:left w:val="single" w:sz="2" w:space="0" w:color="auto"/>
              <w:bottom w:val="single" w:sz="2" w:space="0" w:color="auto"/>
              <w:right w:val="single" w:sz="2" w:space="0" w:color="auto"/>
            </w:tcBorders>
            <w:hideMark/>
          </w:tcPr>
          <w:p w14:paraId="47F529C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lang="ukr+rus+eng"</w:t>
            </w:r>
          </w:p>
        </w:tc>
      </w:tr>
      <w:tr w:rsidR="00FE6477" w:rsidRPr="00FE6477" w14:paraId="5E585815" w14:textId="77777777">
        <w:tc>
          <w:tcPr>
            <w:tcW w:w="0" w:type="auto"/>
            <w:tcBorders>
              <w:top w:val="single" w:sz="2" w:space="0" w:color="auto"/>
              <w:left w:val="single" w:sz="2" w:space="0" w:color="auto"/>
              <w:bottom w:val="single" w:sz="2" w:space="0" w:color="auto"/>
              <w:right w:val="single" w:sz="2" w:space="0" w:color="auto"/>
            </w:tcBorders>
            <w:hideMark/>
          </w:tcPr>
          <w:p w14:paraId="57F2EBB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Таблиці в рішеннях</w:t>
            </w:r>
          </w:p>
        </w:tc>
        <w:tc>
          <w:tcPr>
            <w:tcW w:w="0" w:type="auto"/>
            <w:tcBorders>
              <w:top w:val="single" w:sz="2" w:space="0" w:color="auto"/>
              <w:left w:val="single" w:sz="2" w:space="0" w:color="auto"/>
              <w:bottom w:val="single" w:sz="2" w:space="0" w:color="auto"/>
              <w:right w:val="single" w:sz="2" w:space="0" w:color="auto"/>
            </w:tcBorders>
            <w:hideMark/>
          </w:tcPr>
          <w:p w14:paraId="1D4AEC4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unstructured</w:t>
            </w:r>
            <w:r w:rsidRPr="00FE6477">
              <w:rPr>
                <w:rFonts w:ascii="Times New Roman" w:eastAsia="Times New Roman" w:hAnsi="Times New Roman" w:cs="Times New Roman"/>
                <w:kern w:val="0"/>
                <w14:ligatures w14:val="none"/>
              </w:rPr>
              <w:t> краще ніж tesseract для таблиць</w:t>
            </w:r>
          </w:p>
        </w:tc>
      </w:tr>
      <w:tr w:rsidR="00FE6477" w:rsidRPr="00FE6477" w14:paraId="2C0FA2F1" w14:textId="77777777">
        <w:tc>
          <w:tcPr>
            <w:tcW w:w="0" w:type="auto"/>
            <w:tcBorders>
              <w:top w:val="single" w:sz="2" w:space="0" w:color="auto"/>
              <w:left w:val="single" w:sz="2" w:space="0" w:color="auto"/>
              <w:bottom w:val="single" w:sz="2" w:space="0" w:color="auto"/>
              <w:right w:val="single" w:sz="2" w:space="0" w:color="auto"/>
            </w:tcBorders>
            <w:hideMark/>
          </w:tcPr>
          <w:p w14:paraId="7E37FF1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Штампи/підписи</w:t>
            </w:r>
          </w:p>
        </w:tc>
        <w:tc>
          <w:tcPr>
            <w:tcW w:w="0" w:type="auto"/>
            <w:tcBorders>
              <w:top w:val="single" w:sz="2" w:space="0" w:color="auto"/>
              <w:left w:val="single" w:sz="2" w:space="0" w:color="auto"/>
              <w:bottom w:val="single" w:sz="2" w:space="0" w:color="auto"/>
              <w:right w:val="single" w:sz="2" w:space="0" w:color="auto"/>
            </w:tcBorders>
            <w:hideMark/>
          </w:tcPr>
          <w:p w14:paraId="4542BB13"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ігноруються автоматично (не текст)</w:t>
            </w:r>
          </w:p>
        </w:tc>
      </w:tr>
    </w:tbl>
    <w:p w14:paraId="6EEAC5A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Courier New" w:eastAsia="Times New Roman" w:hAnsi="Courier New" w:cs="Courier New"/>
          <w:color w:val="8D2525"/>
          <w:kern w:val="0"/>
          <w:sz w:val="20"/>
          <w:szCs w:val="20"/>
          <w:bdr w:val="single" w:sz="2" w:space="0" w:color="auto" w:frame="1"/>
          <w14:ligatures w14:val="none"/>
        </w:rPr>
        <w:lastRenderedPageBreak/>
        <w:t>06_index_cases.py</w:t>
      </w:r>
      <w:r w:rsidRPr="00FE6477">
        <w:rPr>
          <w:rFonts w:ascii="Georgia" w:eastAsia="Times New Roman" w:hAnsi="Georgia" w:cs="Segoe UI"/>
          <w:color w:val="121212"/>
          <w:kern w:val="0"/>
          <w:sz w:val="27"/>
          <w:szCs w:val="27"/>
          <w14:ligatures w14:val="none"/>
        </w:rPr>
        <w:t> зі скриптів що надавав раніше — вже має fallback на </w:t>
      </w:r>
      <w:r w:rsidRPr="00FE6477">
        <w:rPr>
          <w:rFonts w:ascii="Courier New" w:eastAsia="Times New Roman" w:hAnsi="Courier New" w:cs="Courier New"/>
          <w:color w:val="8D2525"/>
          <w:kern w:val="0"/>
          <w:sz w:val="20"/>
          <w:szCs w:val="20"/>
          <w:bdr w:val="single" w:sz="2" w:space="0" w:color="auto" w:frame="1"/>
          <w14:ligatures w14:val="none"/>
        </w:rPr>
        <w:t>unstructured</w:t>
      </w:r>
      <w:r w:rsidRPr="00FE6477">
        <w:rPr>
          <w:rFonts w:ascii="Georgia" w:eastAsia="Times New Roman" w:hAnsi="Georgia" w:cs="Segoe UI"/>
          <w:color w:val="121212"/>
          <w:kern w:val="0"/>
          <w:sz w:val="27"/>
          <w:szCs w:val="27"/>
          <w14:ligatures w14:val="none"/>
        </w:rPr>
        <w:t> якщо </w:t>
      </w:r>
      <w:r w:rsidRPr="00FE6477">
        <w:rPr>
          <w:rFonts w:ascii="Courier New" w:eastAsia="Times New Roman" w:hAnsi="Courier New" w:cs="Courier New"/>
          <w:color w:val="8D2525"/>
          <w:kern w:val="0"/>
          <w:sz w:val="20"/>
          <w:szCs w:val="20"/>
          <w:bdr w:val="single" w:sz="2" w:space="0" w:color="auto" w:frame="1"/>
          <w14:ligatures w14:val="none"/>
        </w:rPr>
        <w:t>pdfplumber</w:t>
      </w:r>
      <w:r w:rsidRPr="00FE6477">
        <w:rPr>
          <w:rFonts w:ascii="Georgia" w:eastAsia="Times New Roman" w:hAnsi="Georgia" w:cs="Segoe UI"/>
          <w:color w:val="121212"/>
          <w:kern w:val="0"/>
          <w:sz w:val="27"/>
          <w:szCs w:val="27"/>
          <w14:ligatures w14:val="none"/>
        </w:rPr>
        <w:t> повертає порожній рядок. Tesseract треба лише доінсталювати як показано вище.</w:t>
      </w:r>
    </w:p>
    <w:p w14:paraId="3FAC6F4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сервер у мене, давай налаштовувати на базі віндовс</w:t>
      </w:r>
    </w:p>
    <w:p w14:paraId="5536D7A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сервер у мене, давай налаштовувати на базі віндовс</w:t>
      </w:r>
    </w:p>
    <w:p w14:paraId="33FB229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16:15</w:t>
      </w:r>
    </w:p>
    <w:p w14:paraId="446AD24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На жаль, тут є суттєва проблема:</w:t>
      </w:r>
    </w:p>
    <w:p w14:paraId="511286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 жаль, тут є суттєва проблема:</w:t>
      </w:r>
    </w:p>
    <w:p w14:paraId="4EBDBA21"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7B6A1613">
          <v:rect id="_x0000_i1056" style="width:0;height:0" o:hralign="center" o:hrstd="t" o:hr="t" fillcolor="#a0a0a0" stroked="f"/>
        </w:pict>
      </w:r>
    </w:p>
    <w:p w14:paraId="5F9A6C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Apple Color Emoji" w:eastAsia="Times New Roman" w:hAnsi="Apple Color Emoji" w:cs="Apple Color Emoji"/>
          <w:b/>
          <w:bCs/>
          <w:color w:val="121212"/>
          <w:kern w:val="0"/>
          <w:sz w:val="27"/>
          <w:szCs w:val="27"/>
          <w14:ligatures w14:val="none"/>
        </w:rPr>
        <w:t>❌</w:t>
      </w:r>
      <w:r w:rsidRPr="00FE6477">
        <w:rPr>
          <w:rFonts w:ascii="Georgia" w:eastAsia="Times New Roman" w:hAnsi="Georgia" w:cs="Segoe UI"/>
          <w:b/>
          <w:bCs/>
          <w:color w:val="121212"/>
          <w:kern w:val="0"/>
          <w:sz w:val="27"/>
          <w:szCs w:val="27"/>
          <w14:ligatures w14:val="none"/>
        </w:rPr>
        <w:t xml:space="preserve"> Windows — погана основа для цього стеку</w:t>
      </w:r>
    </w:p>
    <w:p w14:paraId="4244A6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Конкретні проблеми:</w:t>
      </w:r>
    </w:p>
    <w:p w14:paraId="5EA938C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vLLM</w:t>
      </w:r>
      <w:r w:rsidRPr="00FE6477">
        <w:rPr>
          <w:rFonts w:ascii="Georgia" w:eastAsia="Times New Roman" w:hAnsi="Georgia" w:cs="Segoe UI"/>
          <w:color w:val="121212"/>
          <w:kern w:val="0"/>
          <w:sz w:val="27"/>
          <w:szCs w:val="27"/>
          <w14:ligatures w14:val="none"/>
        </w:rPr>
        <w:t> — не підтримує Windows взагалі. Офіційно тільки Linux. Є workaround через WSL2, але tensor parallelism (2 GPU) на WSL2 нестабільний і значно повільніший.</w:t>
      </w:r>
    </w:p>
    <w:p w14:paraId="1CF468B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NVIDIA CUDA + Docker + WSL2</w:t>
      </w:r>
      <w:r w:rsidRPr="00FE6477">
        <w:rPr>
          <w:rFonts w:ascii="Georgia" w:eastAsia="Times New Roman" w:hAnsi="Georgia" w:cs="Segoe UI"/>
          <w:color w:val="121212"/>
          <w:kern w:val="0"/>
          <w:sz w:val="27"/>
          <w:szCs w:val="27"/>
          <w14:ligatures w14:val="none"/>
        </w:rPr>
        <w:t> — три шари абстракції між GPU і моделлю. Втрати продуктивності 15-30%.</w:t>
      </w:r>
    </w:p>
    <w:p w14:paraId="6760F07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Paperclip</w:t>
      </w:r>
      <w:r w:rsidRPr="00FE6477">
        <w:rPr>
          <w:rFonts w:ascii="Georgia" w:eastAsia="Times New Roman" w:hAnsi="Georgia" w:cs="Segoe UI"/>
          <w:color w:val="121212"/>
          <w:kern w:val="0"/>
          <w:sz w:val="27"/>
          <w:szCs w:val="27"/>
          <w14:ligatures w14:val="none"/>
        </w:rPr>
        <w:t> — Node.js додаток, теоретично працює на Windows, але не тестувався в production.</w:t>
      </w:r>
    </w:p>
    <w:p w14:paraId="0CF5FED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unstructured + Tesseract</w:t>
      </w:r>
      <w:r w:rsidRPr="00FE6477">
        <w:rPr>
          <w:rFonts w:ascii="Georgia" w:eastAsia="Times New Roman" w:hAnsi="Georgia" w:cs="Segoe UI"/>
          <w:color w:val="121212"/>
          <w:kern w:val="0"/>
          <w:sz w:val="27"/>
          <w:szCs w:val="27"/>
          <w14:ligatures w14:val="none"/>
        </w:rPr>
        <w:t> — на Windows встановлюється болісно, багато залежностей ламаються.</w:t>
      </w:r>
    </w:p>
    <w:p w14:paraId="543E5060"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FDDE03F">
          <v:rect id="_x0000_i1057" style="width:0;height:0" o:hralign="center" o:hrstd="t" o:hr="t" fillcolor="#a0a0a0" stroked="f"/>
        </w:pict>
      </w:r>
    </w:p>
    <w:p w14:paraId="759E5DA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Apple Color Emoji" w:eastAsia="Times New Roman" w:hAnsi="Apple Color Emoji" w:cs="Apple Color Emoji"/>
          <w:b/>
          <w:bCs/>
          <w:color w:val="121212"/>
          <w:kern w:val="0"/>
          <w:sz w:val="27"/>
          <w:szCs w:val="27"/>
          <w14:ligatures w14:val="none"/>
        </w:rPr>
        <w:t>✅</w:t>
      </w:r>
      <w:r w:rsidRPr="00FE6477">
        <w:rPr>
          <w:rFonts w:ascii="Georgia" w:eastAsia="Times New Roman" w:hAnsi="Georgia" w:cs="Segoe UI"/>
          <w:b/>
          <w:bCs/>
          <w:color w:val="121212"/>
          <w:kern w:val="0"/>
          <w:sz w:val="27"/>
          <w:szCs w:val="27"/>
          <w14:ligatures w14:val="none"/>
        </w:rPr>
        <w:t xml:space="preserve"> Три реальні варіанти</w:t>
      </w:r>
    </w:p>
    <w:p w14:paraId="577B7C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Варіант 1 — Ubuntu через USB (рекомендую)</w:t>
      </w:r>
      <w:r w:rsidRPr="00FE6477">
        <w:rPr>
          <w:rFonts w:ascii="Georgia" w:eastAsia="Times New Roman" w:hAnsi="Georgia" w:cs="Segoe UI"/>
          <w:color w:val="121212"/>
          <w:kern w:val="0"/>
          <w:sz w:val="27"/>
          <w:szCs w:val="27"/>
          <w14:ligatures w14:val="none"/>
        </w:rPr>
        <w:t> Завантажуєте Ubuntu Server з флешки, встановлюєте поруч з Windows або замість. Всі скрипти що вже підготував — працюють без змін.</w:t>
      </w:r>
    </w:p>
    <w:p w14:paraId="37745ED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Варіант 2 — WSL2 (компроміс)</w:t>
      </w:r>
      <w:r w:rsidRPr="00FE6477">
        <w:rPr>
          <w:rFonts w:ascii="Georgia" w:eastAsia="Times New Roman" w:hAnsi="Georgia" w:cs="Segoe UI"/>
          <w:color w:val="121212"/>
          <w:kern w:val="0"/>
          <w:sz w:val="27"/>
          <w:szCs w:val="27"/>
          <w14:ligatures w14:val="none"/>
        </w:rPr>
        <w:t> Windows залишається, Ubuntu всередині WSL2. Більшість працюватиме, але 2 GPU через tensor parallelism — під питанням. Підходить якщо сервер також потрібен для інших Windows-задач.</w:t>
      </w:r>
    </w:p>
    <w:p w14:paraId="066781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Варіант 3 — Dual Boot</w:t>
      </w:r>
      <w:r w:rsidRPr="00FE6477">
        <w:rPr>
          <w:rFonts w:ascii="Georgia" w:eastAsia="Times New Roman" w:hAnsi="Georgia" w:cs="Segoe UI"/>
          <w:color w:val="121212"/>
          <w:kern w:val="0"/>
          <w:sz w:val="27"/>
          <w:szCs w:val="27"/>
          <w14:ligatures w14:val="none"/>
        </w:rPr>
        <w:t> Windows і Ubuntu на одному диску, вибір при завантаженні. З 1.6 TB — місця вистачає.</w:t>
      </w:r>
    </w:p>
    <w:p w14:paraId="4BCCB27E"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DF0A8C6">
          <v:rect id="_x0000_i1058" style="width:0;height:0" o:hralign="center" o:hrstd="t" o:hr="t" fillcolor="#a0a0a0" stroked="f"/>
        </w:pict>
      </w:r>
    </w:p>
    <w:p w14:paraId="06E86F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Який варіант розглядаєте? Під кожен є свій порядок налаштування.</w:t>
      </w:r>
    </w:p>
    <w:p w14:paraId="1E01D90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Dual Boot Windows і Ubuntu який Ubuntu скачати?</w:t>
      </w:r>
    </w:p>
    <w:p w14:paraId="47EF9A0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Dual Boot Windows і Ubuntu який Ubuntu скачати?</w:t>
      </w:r>
    </w:p>
    <w:p w14:paraId="4DF549D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16:16</w:t>
      </w:r>
    </w:p>
    <w:p w14:paraId="561DF5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Ubuntu для Dual Boot</w:t>
      </w:r>
    </w:p>
    <w:p w14:paraId="565F0A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Ubuntu для Dual Boot</w:t>
      </w:r>
    </w:p>
    <w:p w14:paraId="171A58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Скачайте Ubuntu Server 24.04.2 LTS:</w:t>
      </w:r>
    </w:p>
    <w:p w14:paraId="68C2195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hyperlink r:id="rId8" w:history="1">
        <w:r w:rsidRPr="00FE6477">
          <w:rPr>
            <w:rFonts w:ascii="Georgia" w:eastAsia="Times New Roman" w:hAnsi="Georgia" w:cs="Segoe UI"/>
            <w:b/>
            <w:bCs/>
            <w:color w:val="0000FF"/>
            <w:kern w:val="0"/>
            <w:sz w:val="27"/>
            <w:szCs w:val="27"/>
            <w:u w:val="single"/>
            <w:bdr w:val="single" w:sz="2" w:space="0" w:color="1F1F1E" w:frame="1"/>
            <w14:ligatures w14:val="none"/>
          </w:rPr>
          <w:t>https://ubuntu.com/download/server</w:t>
        </w:r>
      </w:hyperlink>
    </w:p>
    <w:p w14:paraId="7953F01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Вибирайте: </w:t>
      </w:r>
      <w:r w:rsidRPr="00FE6477">
        <w:rPr>
          <w:rFonts w:ascii="Georgia" w:eastAsia="Times New Roman" w:hAnsi="Georgia" w:cs="Segoe UI"/>
          <w:b/>
          <w:bCs/>
          <w:color w:val="121212"/>
          <w:kern w:val="0"/>
          <w:sz w:val="27"/>
          <w:szCs w:val="27"/>
          <w:bdr w:val="single" w:sz="2" w:space="0" w:color="1F1F1E" w:frame="1"/>
          <w14:ligatures w14:val="none"/>
        </w:rPr>
        <w:t>Ubuntu Server 24.04.2 LTS</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кнопка "Download Ubuntu Server 24.04.2 LTS"</w:t>
      </w:r>
    </w:p>
    <w:p w14:paraId="242E33AA"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4487B69B">
          <v:rect id="_x0000_i1059" style="width:0;height:0" o:hralign="center" o:hrstd="t" o:hr="t" fillcolor="#a0a0a0" stroked="f"/>
        </w:pict>
      </w:r>
    </w:p>
    <w:p w14:paraId="1B80D91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Що скачати точно</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90"/>
        <w:gridCol w:w="5886"/>
      </w:tblGrid>
      <w:tr w:rsidR="00FE6477" w:rsidRPr="00FE6477" w14:paraId="209DC48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91573D7"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Параметр</w:t>
            </w:r>
          </w:p>
        </w:tc>
        <w:tc>
          <w:tcPr>
            <w:tcW w:w="0" w:type="auto"/>
            <w:tcBorders>
              <w:top w:val="single" w:sz="2" w:space="0" w:color="auto"/>
              <w:left w:val="single" w:sz="2" w:space="0" w:color="auto"/>
              <w:bottom w:val="single" w:sz="2" w:space="0" w:color="auto"/>
              <w:right w:val="single" w:sz="2" w:space="0" w:color="auto"/>
            </w:tcBorders>
            <w:hideMark/>
          </w:tcPr>
          <w:p w14:paraId="0709DE31"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Значення</w:t>
            </w:r>
          </w:p>
        </w:tc>
      </w:tr>
      <w:tr w:rsidR="00FE6477" w:rsidRPr="00FE6477" w14:paraId="6CE2AE18" w14:textId="77777777">
        <w:tc>
          <w:tcPr>
            <w:tcW w:w="0" w:type="auto"/>
            <w:tcBorders>
              <w:top w:val="single" w:sz="2" w:space="0" w:color="auto"/>
              <w:left w:val="single" w:sz="2" w:space="0" w:color="auto"/>
              <w:bottom w:val="single" w:sz="2" w:space="0" w:color="auto"/>
              <w:right w:val="single" w:sz="2" w:space="0" w:color="auto"/>
            </w:tcBorders>
            <w:hideMark/>
          </w:tcPr>
          <w:p w14:paraId="5F89813A"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Версія</w:t>
            </w:r>
          </w:p>
        </w:tc>
        <w:tc>
          <w:tcPr>
            <w:tcW w:w="0" w:type="auto"/>
            <w:tcBorders>
              <w:top w:val="single" w:sz="2" w:space="0" w:color="auto"/>
              <w:left w:val="single" w:sz="2" w:space="0" w:color="auto"/>
              <w:bottom w:val="single" w:sz="2" w:space="0" w:color="auto"/>
              <w:right w:val="single" w:sz="2" w:space="0" w:color="auto"/>
            </w:tcBorders>
            <w:hideMark/>
          </w:tcPr>
          <w:p w14:paraId="392F768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24.04.2 LTS</w:t>
            </w:r>
            <w:r w:rsidRPr="00FE6477">
              <w:rPr>
                <w:rFonts w:ascii="Times New Roman" w:eastAsia="Times New Roman" w:hAnsi="Times New Roman" w:cs="Times New Roman"/>
                <w:kern w:val="0"/>
                <w14:ligatures w14:val="none"/>
              </w:rPr>
              <w:t> (не 25.x — нестабільна)</w:t>
            </w:r>
          </w:p>
        </w:tc>
      </w:tr>
      <w:tr w:rsidR="00FE6477" w:rsidRPr="00FE6477" w14:paraId="38FAEFE0" w14:textId="77777777">
        <w:tc>
          <w:tcPr>
            <w:tcW w:w="0" w:type="auto"/>
            <w:tcBorders>
              <w:top w:val="single" w:sz="2" w:space="0" w:color="auto"/>
              <w:left w:val="single" w:sz="2" w:space="0" w:color="auto"/>
              <w:bottom w:val="single" w:sz="2" w:space="0" w:color="auto"/>
              <w:right w:val="single" w:sz="2" w:space="0" w:color="auto"/>
            </w:tcBorders>
            <w:hideMark/>
          </w:tcPr>
          <w:p w14:paraId="4F3DD07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Тип</w:t>
            </w:r>
          </w:p>
        </w:tc>
        <w:tc>
          <w:tcPr>
            <w:tcW w:w="0" w:type="auto"/>
            <w:tcBorders>
              <w:top w:val="single" w:sz="2" w:space="0" w:color="auto"/>
              <w:left w:val="single" w:sz="2" w:space="0" w:color="auto"/>
              <w:bottom w:val="single" w:sz="2" w:space="0" w:color="auto"/>
              <w:right w:val="single" w:sz="2" w:space="0" w:color="auto"/>
            </w:tcBorders>
            <w:hideMark/>
          </w:tcPr>
          <w:p w14:paraId="117462B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Server</w:t>
            </w:r>
            <w:r w:rsidRPr="00FE6477">
              <w:rPr>
                <w:rFonts w:ascii="Times New Roman" w:eastAsia="Times New Roman" w:hAnsi="Times New Roman" w:cs="Times New Roman"/>
                <w:kern w:val="0"/>
                <w14:ligatures w14:val="none"/>
              </w:rPr>
              <w:t> (не Desktop — не потрібен GUI, економить RAM)</w:t>
            </w:r>
          </w:p>
        </w:tc>
      </w:tr>
      <w:tr w:rsidR="00FE6477" w:rsidRPr="00FE6477" w14:paraId="1E555287" w14:textId="77777777">
        <w:tc>
          <w:tcPr>
            <w:tcW w:w="0" w:type="auto"/>
            <w:tcBorders>
              <w:top w:val="single" w:sz="2" w:space="0" w:color="auto"/>
              <w:left w:val="single" w:sz="2" w:space="0" w:color="auto"/>
              <w:bottom w:val="single" w:sz="2" w:space="0" w:color="auto"/>
              <w:right w:val="single" w:sz="2" w:space="0" w:color="auto"/>
            </w:tcBorders>
            <w:hideMark/>
          </w:tcPr>
          <w:p w14:paraId="0DD13A7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Архітектура</w:t>
            </w:r>
          </w:p>
        </w:tc>
        <w:tc>
          <w:tcPr>
            <w:tcW w:w="0" w:type="auto"/>
            <w:tcBorders>
              <w:top w:val="single" w:sz="2" w:space="0" w:color="auto"/>
              <w:left w:val="single" w:sz="2" w:space="0" w:color="auto"/>
              <w:bottom w:val="single" w:sz="2" w:space="0" w:color="auto"/>
              <w:right w:val="single" w:sz="2" w:space="0" w:color="auto"/>
            </w:tcBorders>
            <w:hideMark/>
          </w:tcPr>
          <w:p w14:paraId="2EBCDC1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AMD64</w:t>
            </w:r>
            <w:r w:rsidRPr="00FE6477">
              <w:rPr>
                <w:rFonts w:ascii="Times New Roman" w:eastAsia="Times New Roman" w:hAnsi="Times New Roman" w:cs="Times New Roman"/>
                <w:kern w:val="0"/>
                <w14:ligatures w14:val="none"/>
              </w:rPr>
              <w:t> (для Ryzen 9000x)</w:t>
            </w:r>
          </w:p>
        </w:tc>
      </w:tr>
      <w:tr w:rsidR="00FE6477" w:rsidRPr="00FE6477" w14:paraId="6E2BE099" w14:textId="77777777">
        <w:tc>
          <w:tcPr>
            <w:tcW w:w="0" w:type="auto"/>
            <w:tcBorders>
              <w:top w:val="single" w:sz="2" w:space="0" w:color="auto"/>
              <w:left w:val="single" w:sz="2" w:space="0" w:color="auto"/>
              <w:bottom w:val="single" w:sz="2" w:space="0" w:color="auto"/>
              <w:right w:val="single" w:sz="2" w:space="0" w:color="auto"/>
            </w:tcBorders>
            <w:hideMark/>
          </w:tcPr>
          <w:p w14:paraId="4A4BC08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Файл</w:t>
            </w:r>
          </w:p>
        </w:tc>
        <w:tc>
          <w:tcPr>
            <w:tcW w:w="0" w:type="auto"/>
            <w:tcBorders>
              <w:top w:val="single" w:sz="2" w:space="0" w:color="auto"/>
              <w:left w:val="single" w:sz="2" w:space="0" w:color="auto"/>
              <w:bottom w:val="single" w:sz="2" w:space="0" w:color="auto"/>
              <w:right w:val="single" w:sz="2" w:space="0" w:color="auto"/>
            </w:tcBorders>
            <w:hideMark/>
          </w:tcPr>
          <w:p w14:paraId="57262A26"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Courier New" w:eastAsia="Times New Roman" w:hAnsi="Courier New" w:cs="Courier New"/>
                <w:color w:val="8D2525"/>
                <w:kern w:val="0"/>
                <w:sz w:val="20"/>
                <w:szCs w:val="20"/>
                <w:bdr w:val="single" w:sz="2" w:space="0" w:color="auto" w:frame="1"/>
                <w14:ligatures w14:val="none"/>
              </w:rPr>
              <w:t>ubuntu-24.04.2-live-server-amd64.iso</w:t>
            </w:r>
            <w:r w:rsidRPr="00FE6477">
              <w:rPr>
                <w:rFonts w:ascii="Times New Roman" w:eastAsia="Times New Roman" w:hAnsi="Times New Roman" w:cs="Times New Roman"/>
                <w:kern w:val="0"/>
                <w14:ligatures w14:val="none"/>
              </w:rPr>
              <w:t> (~2.7 GB)</w:t>
            </w:r>
          </w:p>
        </w:tc>
      </w:tr>
    </w:tbl>
    <w:p w14:paraId="245443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Після завантаження — що потрібно</w:t>
      </w:r>
    </w:p>
    <w:p w14:paraId="4FBD7AD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1. Програма для запису на флешку (мінімум 4 GB):</w:t>
      </w:r>
    </w:p>
    <w:p w14:paraId="331E4AFF" w14:textId="77777777" w:rsidR="00FE6477" w:rsidRPr="00FE6477" w:rsidRDefault="00FE6477" w:rsidP="00FE6477">
      <w:pPr>
        <w:numPr>
          <w:ilvl w:val="0"/>
          <w:numId w:val="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Rufus</w:t>
      </w:r>
      <w:r w:rsidRPr="00FE6477">
        <w:rPr>
          <w:rFonts w:ascii="Georgia" w:eastAsia="Times New Roman" w:hAnsi="Georgia" w:cs="Segoe UI"/>
          <w:color w:val="121212"/>
          <w:kern w:val="0"/>
          <w:sz w:val="27"/>
          <w:szCs w:val="27"/>
          <w14:ligatures w14:val="none"/>
        </w:rPr>
        <w:t> — </w:t>
      </w:r>
      <w:hyperlink r:id="rId9" w:history="1">
        <w:r w:rsidRPr="00FE6477">
          <w:rPr>
            <w:rFonts w:ascii="Georgia" w:eastAsia="Times New Roman" w:hAnsi="Georgia" w:cs="Segoe UI"/>
            <w:color w:val="0000FF"/>
            <w:kern w:val="0"/>
            <w:sz w:val="27"/>
            <w:szCs w:val="27"/>
            <w:u w:val="single"/>
            <w:bdr w:val="single" w:sz="2" w:space="0" w:color="1F1F1E" w:frame="1"/>
            <w14:ligatures w14:val="none"/>
          </w:rPr>
          <w:t>https://rufus.ie</w:t>
        </w:r>
      </w:hyperlink>
      <w:r w:rsidRPr="00FE6477">
        <w:rPr>
          <w:rFonts w:ascii="Georgia" w:eastAsia="Times New Roman" w:hAnsi="Georgia" w:cs="Segoe UI"/>
          <w:color w:val="121212"/>
          <w:kern w:val="0"/>
          <w:sz w:val="27"/>
          <w:szCs w:val="27"/>
          <w14:ligatures w14:val="none"/>
        </w:rPr>
        <w:t> (безкоштовно, тільки Windows)</w:t>
      </w:r>
    </w:p>
    <w:p w14:paraId="2C2FD7A7" w14:textId="77777777" w:rsidR="00FE6477" w:rsidRPr="00FE6477" w:rsidRDefault="00FE6477" w:rsidP="00FE6477">
      <w:pPr>
        <w:numPr>
          <w:ilvl w:val="0"/>
          <w:numId w:val="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Налаштування в Rufus: схема розділів </w:t>
      </w:r>
      <w:r w:rsidRPr="00FE6477">
        <w:rPr>
          <w:rFonts w:ascii="Georgia" w:eastAsia="Times New Roman" w:hAnsi="Georgia" w:cs="Segoe UI"/>
          <w:b/>
          <w:bCs/>
          <w:color w:val="121212"/>
          <w:kern w:val="0"/>
          <w:sz w:val="27"/>
          <w:szCs w:val="27"/>
          <w:bdr w:val="single" w:sz="2" w:space="0" w:color="1F1F1E" w:frame="1"/>
          <w14:ligatures w14:val="none"/>
        </w:rPr>
        <w:t>GPT</w:t>
      </w:r>
      <w:r w:rsidRPr="00FE6477">
        <w:rPr>
          <w:rFonts w:ascii="Georgia" w:eastAsia="Times New Roman" w:hAnsi="Georgia" w:cs="Segoe UI"/>
          <w:color w:val="121212"/>
          <w:kern w:val="0"/>
          <w:sz w:val="27"/>
          <w:szCs w:val="27"/>
          <w14:ligatures w14:val="none"/>
        </w:rPr>
        <w:t>, цільова система </w:t>
      </w:r>
      <w:r w:rsidRPr="00FE6477">
        <w:rPr>
          <w:rFonts w:ascii="Georgia" w:eastAsia="Times New Roman" w:hAnsi="Georgia" w:cs="Segoe UI"/>
          <w:b/>
          <w:bCs/>
          <w:color w:val="121212"/>
          <w:kern w:val="0"/>
          <w:sz w:val="27"/>
          <w:szCs w:val="27"/>
          <w:bdr w:val="single" w:sz="2" w:space="0" w:color="1F1F1E" w:frame="1"/>
          <w14:ligatures w14:val="none"/>
        </w:rPr>
        <w:t>UEFI</w:t>
      </w:r>
    </w:p>
    <w:p w14:paraId="4270F24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2. Перед встановленням у Windows:</w:t>
      </w:r>
    </w:p>
    <w:p w14:paraId="020BEBC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Пуск → "Керування дисками" → </w:t>
      </w:r>
    </w:p>
    <w:p w14:paraId="1E621F6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знайти диск 1.6 TB → правою кнопкою → </w:t>
      </w:r>
    </w:p>
    <w:p w14:paraId="355B2C3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"Стиснути том" → виділити 1 200 000 МБ (≈1.2 TB для Ubuntu)</w:t>
      </w:r>
    </w:p>
    <w:p w14:paraId="05BB8E7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Решта ~400 GB залишається Windows.</w:t>
      </w:r>
    </w:p>
    <w:p w14:paraId="0754972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3. У BIOS перед завантаженням:</w:t>
      </w:r>
    </w:p>
    <w:p w14:paraId="5337E160" w14:textId="77777777" w:rsidR="00FE6477" w:rsidRPr="00FE6477" w:rsidRDefault="00FE6477" w:rsidP="00FE6477">
      <w:pPr>
        <w:numPr>
          <w:ilvl w:val="0"/>
          <w:numId w:val="9"/>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Вимкнути </w:t>
      </w:r>
      <w:r w:rsidRPr="00FE6477">
        <w:rPr>
          <w:rFonts w:ascii="Georgia" w:eastAsia="Times New Roman" w:hAnsi="Georgia" w:cs="Segoe UI"/>
          <w:b/>
          <w:bCs/>
          <w:color w:val="121212"/>
          <w:kern w:val="0"/>
          <w:sz w:val="27"/>
          <w:szCs w:val="27"/>
          <w:bdr w:val="single" w:sz="2" w:space="0" w:color="1F1F1E" w:frame="1"/>
          <w14:ligatures w14:val="none"/>
        </w:rPr>
        <w:t>Secure Boot</w:t>
      </w:r>
    </w:p>
    <w:p w14:paraId="21CE05C8" w14:textId="77777777" w:rsidR="00FE6477" w:rsidRPr="00FE6477" w:rsidRDefault="00FE6477" w:rsidP="00FE6477">
      <w:pPr>
        <w:numPr>
          <w:ilvl w:val="0"/>
          <w:numId w:val="9"/>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Вимкнути </w:t>
      </w:r>
      <w:r w:rsidRPr="00FE6477">
        <w:rPr>
          <w:rFonts w:ascii="Georgia" w:eastAsia="Times New Roman" w:hAnsi="Georgia" w:cs="Segoe UI"/>
          <w:b/>
          <w:bCs/>
          <w:color w:val="121212"/>
          <w:kern w:val="0"/>
          <w:sz w:val="27"/>
          <w:szCs w:val="27"/>
          <w:bdr w:val="single" w:sz="2" w:space="0" w:color="1F1F1E" w:frame="1"/>
          <w14:ligatures w14:val="none"/>
        </w:rPr>
        <w:t>Fast Boot</w:t>
      </w:r>
    </w:p>
    <w:p w14:paraId="77C07E54" w14:textId="77777777" w:rsidR="00FE6477" w:rsidRPr="00FE6477" w:rsidRDefault="00FE6477" w:rsidP="00FE6477">
      <w:pPr>
        <w:numPr>
          <w:ilvl w:val="0"/>
          <w:numId w:val="9"/>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Виставити завантаження з USB першим</w:t>
      </w:r>
    </w:p>
    <w:p w14:paraId="2EBB50F5"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57529C2">
          <v:rect id="_x0000_i1060" style="width:0;height:0" o:hralign="center" o:hrstd="t" o:hr="t" fillcolor="#a0a0a0" stroked="f"/>
        </w:pict>
      </w:r>
    </w:p>
    <w:p w14:paraId="631D84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 скачаєте і запишете на флешку — скажіть, проведу через встановлення покроково.</w:t>
      </w:r>
    </w:p>
    <w:p w14:paraId="7E7D40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записав</w:t>
      </w:r>
    </w:p>
    <w:p w14:paraId="26209B5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записав</w:t>
      </w:r>
    </w:p>
    <w:p w14:paraId="4BF4F40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16:27</w:t>
      </w:r>
    </w:p>
    <w:p w14:paraId="0F43C2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Відмінно!</w:t>
      </w:r>
    </w:p>
    <w:p w14:paraId="359927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Відмінно! Тепер встановлення.</w:t>
      </w:r>
    </w:p>
    <w:p w14:paraId="4F9AD3C6"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1ACFBBF7">
          <v:rect id="_x0000_i1061" style="width:0;height:0" o:hralign="center" o:hrstd="t" o:hr="t" fillcolor="#a0a0a0" stroked="f"/>
        </w:pict>
      </w:r>
    </w:p>
    <w:p w14:paraId="01BB3D4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Крок 1 — Завантаження з флешки</w:t>
      </w:r>
    </w:p>
    <w:p w14:paraId="0729B6CA" w14:textId="77777777" w:rsidR="00FE6477" w:rsidRPr="00FE6477" w:rsidRDefault="00FE6477" w:rsidP="00FE6477">
      <w:pPr>
        <w:numPr>
          <w:ilvl w:val="0"/>
          <w:numId w:val="10"/>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Вставте флешку в сервер</w:t>
      </w:r>
    </w:p>
    <w:p w14:paraId="6656247F" w14:textId="77777777" w:rsidR="00FE6477" w:rsidRPr="00FE6477" w:rsidRDefault="00FE6477" w:rsidP="00FE6477">
      <w:pPr>
        <w:numPr>
          <w:ilvl w:val="0"/>
          <w:numId w:val="10"/>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Перезавантажте</w:t>
      </w:r>
    </w:p>
    <w:p w14:paraId="11C3070E" w14:textId="77777777" w:rsidR="00FE6477" w:rsidRPr="00FE6477" w:rsidRDefault="00FE6477" w:rsidP="00FE6477">
      <w:pPr>
        <w:numPr>
          <w:ilvl w:val="0"/>
          <w:numId w:val="10"/>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При старті натисніть </w:t>
      </w:r>
      <w:r w:rsidRPr="00FE6477">
        <w:rPr>
          <w:rFonts w:ascii="Georgia" w:eastAsia="Times New Roman" w:hAnsi="Georgia" w:cs="Segoe UI"/>
          <w:b/>
          <w:bCs/>
          <w:color w:val="121212"/>
          <w:kern w:val="0"/>
          <w:sz w:val="27"/>
          <w:szCs w:val="27"/>
          <w:bdr w:val="single" w:sz="2" w:space="0" w:color="1F1F1E" w:frame="1"/>
          <w14:ligatures w14:val="none"/>
        </w:rPr>
        <w:t>F11</w:t>
      </w:r>
      <w:r w:rsidRPr="00FE6477">
        <w:rPr>
          <w:rFonts w:ascii="Georgia" w:eastAsia="Times New Roman" w:hAnsi="Georgia" w:cs="Segoe UI"/>
          <w:color w:val="121212"/>
          <w:kern w:val="0"/>
          <w:sz w:val="27"/>
          <w:szCs w:val="27"/>
          <w14:ligatures w14:val="none"/>
        </w:rPr>
        <w:t> або </w:t>
      </w:r>
      <w:r w:rsidRPr="00FE6477">
        <w:rPr>
          <w:rFonts w:ascii="Georgia" w:eastAsia="Times New Roman" w:hAnsi="Georgia" w:cs="Segoe UI"/>
          <w:b/>
          <w:bCs/>
          <w:color w:val="121212"/>
          <w:kern w:val="0"/>
          <w:sz w:val="27"/>
          <w:szCs w:val="27"/>
          <w:bdr w:val="single" w:sz="2" w:space="0" w:color="1F1F1E" w:frame="1"/>
          <w14:ligatures w14:val="none"/>
        </w:rPr>
        <w:t>F12</w:t>
      </w:r>
      <w:r w:rsidRPr="00FE6477">
        <w:rPr>
          <w:rFonts w:ascii="Georgia" w:eastAsia="Times New Roman" w:hAnsi="Georgia" w:cs="Segoe UI"/>
          <w:color w:val="121212"/>
          <w:kern w:val="0"/>
          <w:sz w:val="27"/>
          <w:szCs w:val="27"/>
          <w14:ligatures w14:val="none"/>
        </w:rPr>
        <w:t xml:space="preserve"> (на Ryzen-платах частіше F11)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вибрати флешку в меню завантаження</w:t>
      </w:r>
    </w:p>
    <w:p w14:paraId="01F24FFF" w14:textId="77777777" w:rsidR="00FE6477" w:rsidRPr="00FE6477" w:rsidRDefault="00FE6477" w:rsidP="00FE6477">
      <w:pPr>
        <w:numPr>
          <w:ilvl w:val="0"/>
          <w:numId w:val="10"/>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Якщо не спрацювало — зайдіть у BIOS (Del або F2)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Boot Order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флешка першою</w:t>
      </w:r>
    </w:p>
    <w:p w14:paraId="47F3AE0C"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E6AA6F5">
          <v:rect id="_x0000_i1062" style="width:0;height:0" o:hralign="center" o:hrstd="t" o:hr="t" fillcolor="#a0a0a0" stroked="f"/>
        </w:pict>
      </w:r>
    </w:p>
    <w:p w14:paraId="6A68D5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Крок 2 — Встановлення Ubuntu Server</w:t>
      </w:r>
    </w:p>
    <w:p w14:paraId="52E5E3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Коли з'явиться меню Ubuntu:</w:t>
      </w:r>
    </w:p>
    <w:p w14:paraId="58663B4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"Try or Install Ubuntu Server"</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64FD5C33"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4C93CFA2">
          <v:rect id="_x0000_i1063" style="width:0;height:0" o:hralign="center" o:hrstd="t" o:hr="t" fillcolor="#a0a0a0" stroked="f"/>
        </w:pict>
      </w:r>
    </w:p>
    <w:p w14:paraId="66C6F3F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1 — мова</w:t>
      </w:r>
    </w:p>
    <w:p w14:paraId="7989D94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English  ← залишити англійську (менше проблем з пакетами)</w:t>
      </w:r>
    </w:p>
    <w:p w14:paraId="3860E8A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2 — розкладка клавіатури</w:t>
      </w:r>
    </w:p>
    <w:p w14:paraId="78CB597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Layout: Ukrainian  або  Russian</w:t>
      </w:r>
    </w:p>
    <w:p w14:paraId="2C34068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Variant: за бажанням</w:t>
      </w:r>
    </w:p>
    <w:p w14:paraId="62EBD3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3 — тип встановлення</w:t>
      </w:r>
    </w:p>
    <w:p w14:paraId="0C2EAF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Ubuntu Server  ← вибрати (не minimized)</w:t>
      </w:r>
    </w:p>
    <w:p w14:paraId="760BB6A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4 — мережа</w:t>
      </w:r>
    </w:p>
    <w:p w14:paraId="3A6AA29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Якщо є кабель ethernet — визначиться автоматично </w:t>
      </w:r>
      <w:r w:rsidRPr="00FE6477">
        <w:rPr>
          <w:rFonts w:ascii="Apple Color Emoji" w:eastAsia="Times New Roman" w:hAnsi="Apple Color Emoji" w:cs="Apple Color Emoji"/>
          <w:color w:val="14181F"/>
          <w:kern w:val="0"/>
          <w:sz w:val="20"/>
          <w:szCs w:val="20"/>
          <w:bdr w:val="single" w:sz="2" w:space="0" w:color="1F1F1E" w:frame="1"/>
          <w14:ligatures w14:val="none"/>
        </w:rPr>
        <w:t>✅</w:t>
      </w:r>
    </w:p>
    <w:p w14:paraId="27EB919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Побачите IP типу 192.168.x.x — добре</w:t>
      </w:r>
    </w:p>
    <w:p w14:paraId="133CD31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5 — проксі</w:t>
      </w:r>
    </w:p>
    <w:p w14:paraId="1F7B5B5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Залишити порожнім → Enter</w:t>
      </w:r>
    </w:p>
    <w:p w14:paraId="5A6C231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6 — дзеркало для пакетів</w:t>
      </w:r>
    </w:p>
    <w:p w14:paraId="018A5D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lastRenderedPageBreak/>
        <w:t>Залишити за замовчуванням → Enter</w:t>
      </w:r>
    </w:p>
    <w:p w14:paraId="3424856C"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5D915064">
          <v:rect id="_x0000_i1064" style="width:0;height:0" o:hralign="center" o:hrstd="t" o:hr="t" fillcolor="#a0a0a0" stroked="f"/>
        </w:pict>
      </w:r>
    </w:p>
    <w:p w14:paraId="781F5B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Apple Color Emoji" w:eastAsia="Times New Roman" w:hAnsi="Apple Color Emoji" w:cs="Apple Color Emoji"/>
          <w:b/>
          <w:bCs/>
          <w:color w:val="121212"/>
          <w:kern w:val="0"/>
          <w:sz w:val="27"/>
          <w:szCs w:val="27"/>
          <w14:ligatures w14:val="none"/>
        </w:rPr>
        <w:t>⚠️</w:t>
      </w:r>
      <w:r w:rsidRPr="00FE6477">
        <w:rPr>
          <w:rFonts w:ascii="Georgia" w:eastAsia="Times New Roman" w:hAnsi="Georgia" w:cs="Segoe UI"/>
          <w:b/>
          <w:bCs/>
          <w:color w:val="121212"/>
          <w:kern w:val="0"/>
          <w:sz w:val="27"/>
          <w:szCs w:val="27"/>
          <w14:ligatures w14:val="none"/>
        </w:rPr>
        <w:t xml:space="preserve"> Найважливіший екран — розмітка диска</w:t>
      </w:r>
    </w:p>
    <w:p w14:paraId="660325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7 — Storage configuration</w:t>
      </w:r>
    </w:p>
    <w:p w14:paraId="21CBFB0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Вибрати: </w:t>
      </w:r>
      <w:r w:rsidRPr="00FE6477">
        <w:rPr>
          <w:rFonts w:ascii="Georgia" w:eastAsia="Times New Roman" w:hAnsi="Georgia" w:cs="Segoe UI"/>
          <w:b/>
          <w:bCs/>
          <w:color w:val="121212"/>
          <w:kern w:val="0"/>
          <w:sz w:val="27"/>
          <w:szCs w:val="27"/>
          <w:bdr w:val="single" w:sz="2" w:space="0" w:color="1F1F1E" w:frame="1"/>
          <w14:ligatures w14:val="none"/>
        </w:rPr>
        <w:t>"Custom storage layout"</w:t>
      </w:r>
      <w:r w:rsidRPr="00FE6477">
        <w:rPr>
          <w:rFonts w:ascii="Georgia" w:eastAsia="Times New Roman" w:hAnsi="Georgia" w:cs="Segoe UI"/>
          <w:color w:val="121212"/>
          <w:kern w:val="0"/>
          <w:sz w:val="27"/>
          <w:szCs w:val="27"/>
          <w14:ligatures w14:val="none"/>
        </w:rPr>
        <w:t> (не автоматично!)</w:t>
      </w:r>
    </w:p>
    <w:p w14:paraId="296967C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побачите — список дисків. Знайдіть ваш 1.6 TB диск (sda або nvme0n1).</w:t>
      </w:r>
    </w:p>
    <w:p w14:paraId="4BBEED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Там вже має бути </w:t>
      </w:r>
      <w:r w:rsidRPr="00FE6477">
        <w:rPr>
          <w:rFonts w:ascii="Georgia" w:eastAsia="Times New Roman" w:hAnsi="Georgia" w:cs="Segoe UI"/>
          <w:b/>
          <w:bCs/>
          <w:color w:val="121212"/>
          <w:kern w:val="0"/>
          <w:sz w:val="27"/>
          <w:szCs w:val="27"/>
          <w:bdr w:val="single" w:sz="2" w:space="0" w:color="1F1F1E" w:frame="1"/>
          <w14:ligatures w14:val="none"/>
        </w:rPr>
        <w:t>вільний простір</w:t>
      </w:r>
      <w:r w:rsidRPr="00FE6477">
        <w:rPr>
          <w:rFonts w:ascii="Georgia" w:eastAsia="Times New Roman" w:hAnsi="Georgia" w:cs="Segoe UI"/>
          <w:color w:val="121212"/>
          <w:kern w:val="0"/>
          <w:sz w:val="27"/>
          <w:szCs w:val="27"/>
          <w14:ligatures w14:val="none"/>
        </w:rPr>
        <w:t> (~1.2 TB) який ви звільнили в Windows.</w:t>
      </w:r>
    </w:p>
    <w:p w14:paraId="76BA4C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На вільному просторі створіть:</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6"/>
        <w:gridCol w:w="757"/>
        <w:gridCol w:w="724"/>
        <w:gridCol w:w="844"/>
      </w:tblGrid>
      <w:tr w:rsidR="00FE6477" w:rsidRPr="00FE6477" w14:paraId="05A965D2"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0850B4"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Розділ</w:t>
            </w:r>
          </w:p>
        </w:tc>
        <w:tc>
          <w:tcPr>
            <w:tcW w:w="0" w:type="auto"/>
            <w:tcBorders>
              <w:top w:val="single" w:sz="2" w:space="0" w:color="auto"/>
              <w:left w:val="single" w:sz="2" w:space="0" w:color="auto"/>
              <w:bottom w:val="single" w:sz="2" w:space="0" w:color="auto"/>
              <w:right w:val="single" w:sz="2" w:space="0" w:color="auto"/>
            </w:tcBorders>
            <w:hideMark/>
          </w:tcPr>
          <w:p w14:paraId="2E0CEFD2"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Розмір</w:t>
            </w:r>
          </w:p>
        </w:tc>
        <w:tc>
          <w:tcPr>
            <w:tcW w:w="0" w:type="auto"/>
            <w:tcBorders>
              <w:top w:val="single" w:sz="2" w:space="0" w:color="auto"/>
              <w:left w:val="single" w:sz="2" w:space="0" w:color="auto"/>
              <w:bottom w:val="single" w:sz="2" w:space="0" w:color="auto"/>
              <w:right w:val="single" w:sz="2" w:space="0" w:color="auto"/>
            </w:tcBorders>
            <w:hideMark/>
          </w:tcPr>
          <w:p w14:paraId="41590A61"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Тип</w:t>
            </w:r>
          </w:p>
        </w:tc>
        <w:tc>
          <w:tcPr>
            <w:tcW w:w="0" w:type="auto"/>
            <w:tcBorders>
              <w:top w:val="single" w:sz="2" w:space="0" w:color="auto"/>
              <w:left w:val="single" w:sz="2" w:space="0" w:color="auto"/>
              <w:bottom w:val="single" w:sz="2" w:space="0" w:color="auto"/>
              <w:right w:val="single" w:sz="2" w:space="0" w:color="auto"/>
            </w:tcBorders>
            <w:hideMark/>
          </w:tcPr>
          <w:p w14:paraId="0FF002D5"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Mount</w:t>
            </w:r>
          </w:p>
        </w:tc>
      </w:tr>
      <w:tr w:rsidR="00FE6477" w:rsidRPr="00FE6477" w14:paraId="65594290" w14:textId="77777777">
        <w:tc>
          <w:tcPr>
            <w:tcW w:w="0" w:type="auto"/>
            <w:tcBorders>
              <w:top w:val="single" w:sz="2" w:space="0" w:color="auto"/>
              <w:left w:val="single" w:sz="2" w:space="0" w:color="auto"/>
              <w:bottom w:val="single" w:sz="2" w:space="0" w:color="auto"/>
              <w:right w:val="single" w:sz="2" w:space="0" w:color="auto"/>
            </w:tcBorders>
            <w:hideMark/>
          </w:tcPr>
          <w:p w14:paraId="4EB3E4D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EFI</w:t>
            </w:r>
          </w:p>
        </w:tc>
        <w:tc>
          <w:tcPr>
            <w:tcW w:w="0" w:type="auto"/>
            <w:tcBorders>
              <w:top w:val="single" w:sz="2" w:space="0" w:color="auto"/>
              <w:left w:val="single" w:sz="2" w:space="0" w:color="auto"/>
              <w:bottom w:val="single" w:sz="2" w:space="0" w:color="auto"/>
              <w:right w:val="single" w:sz="2" w:space="0" w:color="auto"/>
            </w:tcBorders>
            <w:hideMark/>
          </w:tcPr>
          <w:p w14:paraId="665F8EE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1 GB</w:t>
            </w:r>
          </w:p>
        </w:tc>
        <w:tc>
          <w:tcPr>
            <w:tcW w:w="0" w:type="auto"/>
            <w:tcBorders>
              <w:top w:val="single" w:sz="2" w:space="0" w:color="auto"/>
              <w:left w:val="single" w:sz="2" w:space="0" w:color="auto"/>
              <w:bottom w:val="single" w:sz="2" w:space="0" w:color="auto"/>
              <w:right w:val="single" w:sz="2" w:space="0" w:color="auto"/>
            </w:tcBorders>
            <w:hideMark/>
          </w:tcPr>
          <w:p w14:paraId="7AFA42F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FAT32</w:t>
            </w:r>
          </w:p>
        </w:tc>
        <w:tc>
          <w:tcPr>
            <w:tcW w:w="0" w:type="auto"/>
            <w:tcBorders>
              <w:top w:val="single" w:sz="2" w:space="0" w:color="auto"/>
              <w:left w:val="single" w:sz="2" w:space="0" w:color="auto"/>
              <w:bottom w:val="single" w:sz="2" w:space="0" w:color="auto"/>
              <w:right w:val="single" w:sz="2" w:space="0" w:color="auto"/>
            </w:tcBorders>
            <w:hideMark/>
          </w:tcPr>
          <w:p w14:paraId="6DE78153"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/boot/efi</w:t>
            </w:r>
          </w:p>
        </w:tc>
      </w:tr>
      <w:tr w:rsidR="00FE6477" w:rsidRPr="00FE6477" w14:paraId="41CC9B18" w14:textId="77777777">
        <w:tc>
          <w:tcPr>
            <w:tcW w:w="0" w:type="auto"/>
            <w:tcBorders>
              <w:top w:val="single" w:sz="2" w:space="0" w:color="auto"/>
              <w:left w:val="single" w:sz="2" w:space="0" w:color="auto"/>
              <w:bottom w:val="single" w:sz="2" w:space="0" w:color="auto"/>
              <w:right w:val="single" w:sz="2" w:space="0" w:color="auto"/>
            </w:tcBorders>
            <w:hideMark/>
          </w:tcPr>
          <w:p w14:paraId="2C5B806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swap</w:t>
            </w:r>
          </w:p>
        </w:tc>
        <w:tc>
          <w:tcPr>
            <w:tcW w:w="0" w:type="auto"/>
            <w:tcBorders>
              <w:top w:val="single" w:sz="2" w:space="0" w:color="auto"/>
              <w:left w:val="single" w:sz="2" w:space="0" w:color="auto"/>
              <w:bottom w:val="single" w:sz="2" w:space="0" w:color="auto"/>
              <w:right w:val="single" w:sz="2" w:space="0" w:color="auto"/>
            </w:tcBorders>
            <w:hideMark/>
          </w:tcPr>
          <w:p w14:paraId="4D5AC7F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64 GB</w:t>
            </w:r>
          </w:p>
        </w:tc>
        <w:tc>
          <w:tcPr>
            <w:tcW w:w="0" w:type="auto"/>
            <w:tcBorders>
              <w:top w:val="single" w:sz="2" w:space="0" w:color="auto"/>
              <w:left w:val="single" w:sz="2" w:space="0" w:color="auto"/>
              <w:bottom w:val="single" w:sz="2" w:space="0" w:color="auto"/>
              <w:right w:val="single" w:sz="2" w:space="0" w:color="auto"/>
            </w:tcBorders>
            <w:hideMark/>
          </w:tcPr>
          <w:p w14:paraId="2EB5231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swap</w:t>
            </w:r>
          </w:p>
        </w:tc>
        <w:tc>
          <w:tcPr>
            <w:tcW w:w="0" w:type="auto"/>
            <w:tcBorders>
              <w:top w:val="single" w:sz="2" w:space="0" w:color="auto"/>
              <w:left w:val="single" w:sz="2" w:space="0" w:color="auto"/>
              <w:bottom w:val="single" w:sz="2" w:space="0" w:color="auto"/>
              <w:right w:val="single" w:sz="2" w:space="0" w:color="auto"/>
            </w:tcBorders>
            <w:hideMark/>
          </w:tcPr>
          <w:p w14:paraId="760F3E0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w:t>
            </w:r>
          </w:p>
        </w:tc>
      </w:tr>
      <w:tr w:rsidR="00FE6477" w:rsidRPr="00FE6477" w14:paraId="4B53F91F" w14:textId="77777777">
        <w:tc>
          <w:tcPr>
            <w:tcW w:w="0" w:type="auto"/>
            <w:tcBorders>
              <w:top w:val="single" w:sz="2" w:space="0" w:color="auto"/>
              <w:left w:val="single" w:sz="2" w:space="0" w:color="auto"/>
              <w:bottom w:val="single" w:sz="2" w:space="0" w:color="auto"/>
              <w:right w:val="single" w:sz="2" w:space="0" w:color="auto"/>
            </w:tcBorders>
            <w:hideMark/>
          </w:tcPr>
          <w:p w14:paraId="6166B2D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 (root)</w:t>
            </w:r>
          </w:p>
        </w:tc>
        <w:tc>
          <w:tcPr>
            <w:tcW w:w="0" w:type="auto"/>
            <w:tcBorders>
              <w:top w:val="single" w:sz="2" w:space="0" w:color="auto"/>
              <w:left w:val="single" w:sz="2" w:space="0" w:color="auto"/>
              <w:bottom w:val="single" w:sz="2" w:space="0" w:color="auto"/>
              <w:right w:val="single" w:sz="2" w:space="0" w:color="auto"/>
            </w:tcBorders>
            <w:hideMark/>
          </w:tcPr>
          <w:p w14:paraId="3BE8F5F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решта</w:t>
            </w:r>
          </w:p>
        </w:tc>
        <w:tc>
          <w:tcPr>
            <w:tcW w:w="0" w:type="auto"/>
            <w:tcBorders>
              <w:top w:val="single" w:sz="2" w:space="0" w:color="auto"/>
              <w:left w:val="single" w:sz="2" w:space="0" w:color="auto"/>
              <w:bottom w:val="single" w:sz="2" w:space="0" w:color="auto"/>
              <w:right w:val="single" w:sz="2" w:space="0" w:color="auto"/>
            </w:tcBorders>
            <w:hideMark/>
          </w:tcPr>
          <w:p w14:paraId="7331069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ext4</w:t>
            </w:r>
          </w:p>
        </w:tc>
        <w:tc>
          <w:tcPr>
            <w:tcW w:w="0" w:type="auto"/>
            <w:tcBorders>
              <w:top w:val="single" w:sz="2" w:space="0" w:color="auto"/>
              <w:left w:val="single" w:sz="2" w:space="0" w:color="auto"/>
              <w:bottom w:val="single" w:sz="2" w:space="0" w:color="auto"/>
              <w:right w:val="single" w:sz="2" w:space="0" w:color="auto"/>
            </w:tcBorders>
            <w:hideMark/>
          </w:tcPr>
          <w:p w14:paraId="3AD653A7"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w:t>
            </w:r>
          </w:p>
        </w:tc>
      </w:tr>
    </w:tbl>
    <w:p w14:paraId="6F88F0B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Windows-розділи не чіпайте взагалі</w:t>
      </w:r>
    </w:p>
    <w:p w14:paraId="738800EF"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AC604AA">
          <v:rect id="_x0000_i1065" style="width:0;height:0" o:hralign="center" o:hrstd="t" o:hr="t" fillcolor="#a0a0a0" stroked="f"/>
        </w:pict>
      </w:r>
    </w:p>
    <w:p w14:paraId="4398CA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8 — профіль користувача</w:t>
      </w:r>
    </w:p>
    <w:p w14:paraId="579516E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Your name:        advocate</w:t>
      </w:r>
    </w:p>
    <w:p w14:paraId="0D9D7C1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Server name:      legalai</w:t>
      </w:r>
    </w:p>
    <w:p w14:paraId="6DAE006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Username:         advocate</w:t>
      </w:r>
    </w:p>
    <w:p w14:paraId="47515F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Password:         (придумайте надійний)</w:t>
      </w:r>
    </w:p>
    <w:p w14:paraId="17C5EE4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9 — SSH</w:t>
      </w:r>
    </w:p>
    <w:p w14:paraId="1F52D6F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Apple Color Emoji" w:eastAsia="Times New Roman" w:hAnsi="Apple Color Emoji" w:cs="Apple Color Emoji"/>
          <w:color w:val="14181F"/>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Install OpenSSH server  ← обов'язково відмітити!</w:t>
      </w:r>
    </w:p>
    <w:p w14:paraId="480C710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10 — додаткові пакети</w:t>
      </w:r>
    </w:p>
    <w:p w14:paraId="205A04F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Нічого не вибирати → Done</w:t>
      </w:r>
    </w:p>
    <w:p w14:paraId="387C901B"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09ADBCA9">
          <v:rect id="_x0000_i1066" style="width:0;height:0" o:hralign="center" o:hrstd="t" o:hr="t" fillcolor="#a0a0a0" stroked="f"/>
        </w:pict>
      </w:r>
    </w:p>
    <w:p w14:paraId="1DB12D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Крок 3 — Фінал</w:t>
      </w:r>
    </w:p>
    <w:p w14:paraId="313060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Встановлення йде ~10-15 хвилин. Коли побачите:</w:t>
      </w:r>
    </w:p>
    <w:p w14:paraId="27FEF7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"Installation complete!"</w:t>
      </w:r>
    </w:p>
    <w:p w14:paraId="7B7972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"Reboot Now"</w:t>
      </w:r>
    </w:p>
    <w:p w14:paraId="7D1CE0B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натисніть </w:t>
      </w:r>
      <w:r w:rsidRPr="00FE6477">
        <w:rPr>
          <w:rFonts w:ascii="Georgia" w:eastAsia="Times New Roman" w:hAnsi="Georgia" w:cs="Segoe UI"/>
          <w:b/>
          <w:bCs/>
          <w:color w:val="121212"/>
          <w:kern w:val="0"/>
          <w:sz w:val="27"/>
          <w:szCs w:val="27"/>
          <w:bdr w:val="single" w:sz="2" w:space="0" w:color="1F1F1E" w:frame="1"/>
          <w14:ligatures w14:val="none"/>
        </w:rPr>
        <w:t>Reboot Now</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витягніть флешку коли попросить.</w:t>
      </w:r>
    </w:p>
    <w:p w14:paraId="57E690B2"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92B5D22">
          <v:rect id="_x0000_i1067" style="width:0;height:0" o:hralign="center" o:hrstd="t" o:hr="t" fillcolor="#a0a0a0" stroked="f"/>
        </w:pict>
      </w:r>
    </w:p>
    <w:p w14:paraId="4349D5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перезавантаження побачите меню </w:t>
      </w:r>
      <w:r w:rsidRPr="00FE6477">
        <w:rPr>
          <w:rFonts w:ascii="Georgia" w:eastAsia="Times New Roman" w:hAnsi="Georgia" w:cs="Segoe UI"/>
          <w:b/>
          <w:bCs/>
          <w:color w:val="121212"/>
          <w:kern w:val="0"/>
          <w:sz w:val="27"/>
          <w:szCs w:val="27"/>
          <w:bdr w:val="single" w:sz="2" w:space="0" w:color="1F1F1E" w:frame="1"/>
          <w14:ligatures w14:val="none"/>
        </w:rPr>
        <w:t>GRUB</w:t>
      </w:r>
      <w:r w:rsidRPr="00FE6477">
        <w:rPr>
          <w:rFonts w:ascii="Georgia" w:eastAsia="Times New Roman" w:hAnsi="Georgia" w:cs="Segoe UI"/>
          <w:color w:val="121212"/>
          <w:kern w:val="0"/>
          <w:sz w:val="27"/>
          <w:szCs w:val="27"/>
          <w14:ligatures w14:val="none"/>
        </w:rPr>
        <w:t> з вибором:</w:t>
      </w:r>
    </w:p>
    <w:p w14:paraId="027D6720" w14:textId="77777777" w:rsidR="00FE6477" w:rsidRPr="00FE6477" w:rsidRDefault="00FE6477" w:rsidP="00FE6477">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Ubuntu</w:t>
      </w:r>
    </w:p>
    <w:p w14:paraId="1FE9EF59" w14:textId="77777777" w:rsidR="00FE6477" w:rsidRPr="00FE6477" w:rsidRDefault="00FE6477" w:rsidP="00FE6477">
      <w:pPr>
        <w:numPr>
          <w:ilvl w:val="0"/>
          <w:numId w:val="11"/>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Windows Boot Manager</w:t>
      </w:r>
    </w:p>
    <w:p w14:paraId="6C8FF01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 xml:space="preserve">Це означає Dual Boot працює </w:t>
      </w:r>
      <w:r w:rsidRPr="00FE6477">
        <w:rPr>
          <w:rFonts w:ascii="Apple Color Emoji" w:eastAsia="Times New Roman" w:hAnsi="Apple Color Emoji" w:cs="Apple Color Emoji"/>
          <w:color w:val="121212"/>
          <w:kern w:val="0"/>
          <w:sz w:val="27"/>
          <w:szCs w:val="27"/>
          <w14:ligatures w14:val="none"/>
        </w:rPr>
        <w:t>✅</w:t>
      </w:r>
    </w:p>
    <w:p w14:paraId="68F998A3"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3FA0D4F7">
          <v:rect id="_x0000_i1068" style="width:0;height:0" o:hralign="center" o:hrstd="t" o:hr="t" fillcolor="#a0a0a0" stroked="f"/>
        </w:pict>
      </w:r>
    </w:p>
    <w:p w14:paraId="4A6184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дійдете до екрану розмітки диска або якщо щось піде не так — допоможу.</w:t>
      </w:r>
    </w:p>
    <w:p w14:paraId="1A28C4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будемо віндовс зносити повністю</w:t>
      </w:r>
    </w:p>
    <w:p w14:paraId="28FB40C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будемо віндовс зносити повністю</w:t>
      </w:r>
    </w:p>
    <w:p w14:paraId="49F0D5E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16:40</w:t>
      </w:r>
    </w:p>
    <w:p w14:paraId="3749EC6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Тоді ще простіше — ніякого Dual Boot, ніяких ручних розділів.</w:t>
      </w:r>
    </w:p>
    <w:p w14:paraId="2A0034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Тоді ще простіше — ніякого Dual Boot, ніяких ручних розділів.</w:t>
      </w:r>
    </w:p>
    <w:p w14:paraId="64D95C0A"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1816EBFD">
          <v:rect id="_x0000_i1069" style="width:0;height:0" o:hralign="center" o:hrstd="t" o:hr="t" fillcolor="#a0a0a0" stroked="f"/>
        </w:pict>
      </w:r>
    </w:p>
    <w:p w14:paraId="01ACE7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Встановлення — повне затирання Windows</w:t>
      </w:r>
    </w:p>
    <w:p w14:paraId="6147E94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outlineLvl w:val="3"/>
        <w:rPr>
          <w:rFonts w:ascii="Georgia" w:eastAsia="Times New Roman" w:hAnsi="Georgia" w:cs="Segoe UI"/>
          <w:b/>
          <w:bCs/>
          <w:color w:val="121212"/>
          <w:kern w:val="0"/>
          <w14:ligatures w14:val="none"/>
        </w:rPr>
      </w:pPr>
      <w:r w:rsidRPr="00FE6477">
        <w:rPr>
          <w:rFonts w:ascii="Georgia" w:eastAsia="Times New Roman" w:hAnsi="Georgia" w:cs="Segoe UI"/>
          <w:b/>
          <w:bCs/>
          <w:color w:val="121212"/>
          <w:kern w:val="0"/>
          <w14:ligatures w14:val="none"/>
        </w:rPr>
        <w:t>Екран 7 — Storage configuration</w:t>
      </w:r>
    </w:p>
    <w:p w14:paraId="1ECCC9B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Вибрати: </w:t>
      </w:r>
      <w:r w:rsidRPr="00FE6477">
        <w:rPr>
          <w:rFonts w:ascii="Georgia" w:eastAsia="Times New Roman" w:hAnsi="Georgia" w:cs="Segoe UI"/>
          <w:b/>
          <w:bCs/>
          <w:color w:val="121212"/>
          <w:kern w:val="0"/>
          <w:sz w:val="27"/>
          <w:szCs w:val="27"/>
          <w:bdr w:val="single" w:sz="2" w:space="0" w:color="1F1F1E" w:frame="1"/>
          <w14:ligatures w14:val="none"/>
        </w:rPr>
        <w:t>"Use an entire disk"</w:t>
      </w:r>
    </w:p>
    <w:p w14:paraId="3162830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Далі:</w:t>
      </w:r>
    </w:p>
    <w:p w14:paraId="2B49D42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Вибрати ваш диск 1.6 TB (sda або nvme0n1)</w:t>
      </w:r>
    </w:p>
    <w:p w14:paraId="4A5C94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Apple Color Emoji" w:eastAsia="Times New Roman" w:hAnsi="Apple Color Emoji" w:cs="Apple Color Emoji"/>
          <w:color w:val="14181F"/>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Set up this disk as an LVM group  ← відмітити</w:t>
      </w:r>
    </w:p>
    <w:p w14:paraId="5CBA563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Натиснути </w:t>
      </w:r>
      <w:r w:rsidRPr="00FE6477">
        <w:rPr>
          <w:rFonts w:ascii="Georgia" w:eastAsia="Times New Roman" w:hAnsi="Georgia" w:cs="Segoe UI"/>
          <w:b/>
          <w:bCs/>
          <w:color w:val="121212"/>
          <w:kern w:val="0"/>
          <w:sz w:val="27"/>
          <w:szCs w:val="27"/>
          <w:bdr w:val="single" w:sz="2" w:space="0" w:color="1F1F1E" w:frame="1"/>
          <w14:ligatures w14:val="none"/>
        </w:rPr>
        <w:t>Done</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підтвердити </w:t>
      </w:r>
      <w:r w:rsidRPr="00FE6477">
        <w:rPr>
          <w:rFonts w:ascii="Georgia" w:eastAsia="Times New Roman" w:hAnsi="Georgia" w:cs="Segoe UI"/>
          <w:b/>
          <w:bCs/>
          <w:color w:val="121212"/>
          <w:kern w:val="0"/>
          <w:sz w:val="27"/>
          <w:szCs w:val="27"/>
          <w:bdr w:val="single" w:sz="2" w:space="0" w:color="1F1F1E" w:frame="1"/>
          <w14:ligatures w14:val="none"/>
        </w:rPr>
        <w:t>Continue</w:t>
      </w:r>
      <w:r w:rsidRPr="00FE6477">
        <w:rPr>
          <w:rFonts w:ascii="Georgia" w:eastAsia="Times New Roman" w:hAnsi="Georgia" w:cs="Segoe UI"/>
          <w:color w:val="121212"/>
          <w:kern w:val="0"/>
          <w:sz w:val="27"/>
          <w:szCs w:val="27"/>
          <w14:ligatures w14:val="none"/>
        </w:rPr>
        <w:t> (попередить що дані видаляться — погоджуємось)</w:t>
      </w:r>
    </w:p>
    <w:p w14:paraId="738A095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Ubuntu сам розмітить весь диск оптимально. Більше нічого робити не треба.</w:t>
      </w:r>
    </w:p>
    <w:p w14:paraId="11944F01"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4267FDBC">
          <v:rect id="_x0000_i1070" style="width:0;height:0" o:hralign="center" o:hrstd="t" o:hr="t" fillcolor="#a0a0a0" stroked="f"/>
        </w:pict>
      </w:r>
    </w:p>
    <w:p w14:paraId="01A7A67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Решта екранів як писав раніше:</w:t>
      </w:r>
    </w:p>
    <w:p w14:paraId="17A9F98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Екран 8 — профіль:</w:t>
      </w:r>
    </w:p>
    <w:p w14:paraId="6ED7534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Your name:     advocate</w:t>
      </w:r>
    </w:p>
    <w:p w14:paraId="55A324A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Server name:   legalai</w:t>
      </w:r>
    </w:p>
    <w:p w14:paraId="6EC1BF9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Username:      advocate</w:t>
      </w:r>
    </w:p>
    <w:p w14:paraId="19E08C3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Password:      (ваш пароль)</w:t>
      </w:r>
    </w:p>
    <w:p w14:paraId="566F7A2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Екран 9 — SSH:</w:t>
      </w:r>
    </w:p>
    <w:p w14:paraId="0DAD62F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Apple Color Emoji" w:eastAsia="Times New Roman" w:hAnsi="Apple Color Emoji" w:cs="Apple Color Emoji"/>
          <w:color w:val="14181F"/>
          <w:kern w:val="0"/>
          <w:sz w:val="20"/>
          <w:szCs w:val="20"/>
          <w:bdr w:val="single" w:sz="2" w:space="0" w:color="1F1F1E" w:frame="1"/>
          <w14:ligatures w14:val="none"/>
        </w:rPr>
        <w:t>✅</w:t>
      </w:r>
      <w:r w:rsidRPr="00FE6477">
        <w:rPr>
          <w:rFonts w:ascii="Courier New" w:eastAsia="Times New Roman" w:hAnsi="Courier New" w:cs="Courier New"/>
          <w:color w:val="14181F"/>
          <w:kern w:val="0"/>
          <w:sz w:val="20"/>
          <w:szCs w:val="20"/>
          <w:bdr w:val="single" w:sz="2" w:space="0" w:color="1F1F1E" w:frame="1"/>
          <w14:ligatures w14:val="none"/>
        </w:rPr>
        <w:t xml:space="preserve"> Install OpenSSH server  ← обов'язково!</w:t>
      </w:r>
    </w:p>
    <w:p w14:paraId="4FBB485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Екран 10 — пакети:</w:t>
      </w:r>
    </w:p>
    <w:p w14:paraId="5ED245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Нічого не чіпати → Done</w:t>
      </w:r>
    </w:p>
    <w:p w14:paraId="43BD9B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чекаємо ~10-15 хвилин і </w:t>
      </w:r>
      <w:r w:rsidRPr="00FE6477">
        <w:rPr>
          <w:rFonts w:ascii="Georgia" w:eastAsia="Times New Roman" w:hAnsi="Georgia" w:cs="Segoe UI"/>
          <w:b/>
          <w:bCs/>
          <w:color w:val="121212"/>
          <w:kern w:val="0"/>
          <w:sz w:val="27"/>
          <w:szCs w:val="27"/>
          <w:bdr w:val="single" w:sz="2" w:space="0" w:color="1F1F1E" w:frame="1"/>
          <w14:ligatures w14:val="none"/>
        </w:rPr>
        <w:t>Reboot Now</w:t>
      </w:r>
      <w:r w:rsidRPr="00FE6477">
        <w:rPr>
          <w:rFonts w:ascii="Georgia" w:eastAsia="Times New Roman" w:hAnsi="Georgia" w:cs="Segoe UI"/>
          <w:color w:val="121212"/>
          <w:kern w:val="0"/>
          <w:sz w:val="27"/>
          <w:szCs w:val="27"/>
          <w14:ligatures w14:val="none"/>
        </w:rPr>
        <w:t>.</w:t>
      </w:r>
    </w:p>
    <w:p w14:paraId="5C12765C"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A7DF14F">
          <v:rect id="_x0000_i1071" style="width:0;height:0" o:hralign="center" o:hrstd="t" o:hr="t" fillcolor="#a0a0a0" stroked="f"/>
        </w:pict>
      </w:r>
    </w:p>
    <w:p w14:paraId="4B537CE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Пишіть як перезавантажиться — одразу почнемо встановлення NVIDIA драйверів.</w:t>
      </w:r>
    </w:p>
    <w:p w14:paraId="5CEC008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Я почав з нуля ставити ubuntu</w:t>
      </w:r>
    </w:p>
    <w:p w14:paraId="64DC83D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Я почав з нуля ставити ubuntu</w:t>
      </w:r>
    </w:p>
    <w:p w14:paraId="7AB9EE2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lastRenderedPageBreak/>
        <w:t>16:45</w:t>
      </w:r>
    </w:p>
    <w:p w14:paraId="49F1FFF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Добре, пишіть як дійдете до будь-якого екрану де є питання — допоможу.</w:t>
      </w:r>
    </w:p>
    <w:p w14:paraId="63F6AB8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Добре, пишіть як дійдете до будь-якого екрану де є питання — допоможу.</w:t>
      </w:r>
    </w:p>
    <w:p w14:paraId="091F6EB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Який зараз екран бачите?</w:t>
      </w:r>
    </w:p>
    <w:p w14:paraId="15E6B1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Вибір мови</w:t>
      </w:r>
    </w:p>
    <w:p w14:paraId="4E2AD77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Вибір мови</w:t>
      </w:r>
    </w:p>
    <w:p w14:paraId="5C99BE2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16:46</w:t>
      </w:r>
    </w:p>
    <w:p w14:paraId="112200D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Вибирайте English → Enter</w:t>
      </w:r>
    </w:p>
    <w:p w14:paraId="60881EC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Вибирайте </w:t>
      </w:r>
      <w:r w:rsidRPr="00FE6477">
        <w:rPr>
          <w:rFonts w:ascii="Georgia" w:eastAsia="Times New Roman" w:hAnsi="Georgia" w:cs="Segoe UI"/>
          <w:b/>
          <w:bCs/>
          <w:color w:val="121212"/>
          <w:kern w:val="0"/>
          <w:sz w:val="27"/>
          <w:szCs w:val="27"/>
          <w:bdr w:val="single" w:sz="2" w:space="0" w:color="1F1F1E" w:frame="1"/>
          <w14:ligatures w14:val="none"/>
        </w:rPr>
        <w:t>English</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6111F29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(Менше проблем з пакетами та командами — інтерфейс не важливий, сервер керується через термінал)</w:t>
      </w:r>
    </w:p>
    <w:p w14:paraId="08936D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Proxy adress?</w:t>
      </w:r>
    </w:p>
    <w:p w14:paraId="1ADFBC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Proxy adress?</w:t>
      </w:r>
    </w:p>
    <w:p w14:paraId="145CDB3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16:47</w:t>
      </w:r>
    </w:p>
    <w:p w14:paraId="4953065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Залишіть порожнім → Enter</w:t>
      </w:r>
    </w:p>
    <w:p w14:paraId="112793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Залишіть порожнім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3641F45A" w14:textId="3748CDD4"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"https://claude.ai/api/ec431250-9a3c-4db7-891a-2be7c806af86/files/2b25050d-d705-4a5f-a337-372e5335676b/preview"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3C9F3FA3" wp14:editId="0457CC64">
                <wp:extent cx="306705" cy="306705"/>
                <wp:effectExtent l="0" t="0" r="0" b="0"/>
                <wp:docPr id="1351558357" name="Rectangl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66FC89" id="Rectangle 1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1B48003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16:48</w:t>
      </w:r>
    </w:p>
    <w:p w14:paraId="343DA19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Бачу проблему — root розділ / тільки 100 GB з 1.</w:t>
      </w:r>
    </w:p>
    <w:p w14:paraId="3B6DD72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проблему — root розділ </w:t>
      </w:r>
      <w:r w:rsidRPr="00FE6477">
        <w:rPr>
          <w:rFonts w:ascii="Courier New" w:eastAsia="Times New Roman" w:hAnsi="Courier New" w:cs="Courier New"/>
          <w:color w:val="8D2525"/>
          <w:kern w:val="0"/>
          <w:sz w:val="20"/>
          <w:szCs w:val="20"/>
          <w:bdr w:val="single" w:sz="2" w:space="0" w:color="auto" w:frame="1"/>
          <w14:ligatures w14:val="none"/>
        </w:rPr>
        <w:t>/</w:t>
      </w:r>
      <w:r w:rsidRPr="00FE6477">
        <w:rPr>
          <w:rFonts w:ascii="Georgia" w:eastAsia="Times New Roman" w:hAnsi="Georgia" w:cs="Segoe UI"/>
          <w:color w:val="121212"/>
          <w:kern w:val="0"/>
          <w:sz w:val="27"/>
          <w:szCs w:val="27"/>
          <w14:ligatures w14:val="none"/>
        </w:rPr>
        <w:t> тільки </w:t>
      </w:r>
      <w:r w:rsidRPr="00FE6477">
        <w:rPr>
          <w:rFonts w:ascii="Georgia" w:eastAsia="Times New Roman" w:hAnsi="Georgia" w:cs="Segoe UI"/>
          <w:b/>
          <w:bCs/>
          <w:color w:val="121212"/>
          <w:kern w:val="0"/>
          <w:sz w:val="27"/>
          <w:szCs w:val="27"/>
          <w:bdr w:val="single" w:sz="2" w:space="0" w:color="1F1F1E" w:frame="1"/>
          <w14:ligatures w14:val="none"/>
        </w:rPr>
        <w:t>100 GB</w:t>
      </w:r>
      <w:r w:rsidRPr="00FE6477">
        <w:rPr>
          <w:rFonts w:ascii="Georgia" w:eastAsia="Times New Roman" w:hAnsi="Georgia" w:cs="Segoe UI"/>
          <w:color w:val="121212"/>
          <w:kern w:val="0"/>
          <w:sz w:val="27"/>
          <w:szCs w:val="27"/>
          <w14:ligatures w14:val="none"/>
        </w:rPr>
        <w:t> з 1.452 TB. Для нашого сервера (моделі ~40GB + справи + система) потрібно все місце.</w:t>
      </w:r>
    </w:p>
    <w:p w14:paraId="7FE2F7AF"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4459252F">
          <v:rect id="_x0000_i1073" style="width:0;height:0" o:hralign="center" o:hrstd="t" o:hr="t" fillcolor="#a0a0a0" stroked="f"/>
        </w:pict>
      </w:r>
    </w:p>
    <w:p w14:paraId="4144E79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Треба розширити root розділ</w:t>
      </w:r>
    </w:p>
    <w:p w14:paraId="0B755EC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Знайдіть рядок:</w:t>
      </w:r>
    </w:p>
    <w:p w14:paraId="30C2BB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ubuntu-lv    new, to be formatted as ext4, mounted at /    100.000G</w:t>
      </w:r>
    </w:p>
    <w:p w14:paraId="3995C1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Наведіть курсор на </w:t>
      </w:r>
      <w:r w:rsidRPr="00FE6477">
        <w:rPr>
          <w:rFonts w:ascii="Georgia" w:eastAsia="Times New Roman" w:hAnsi="Georgia" w:cs="Segoe UI"/>
          <w:b/>
          <w:bCs/>
          <w:color w:val="121212"/>
          <w:kern w:val="0"/>
          <w:sz w:val="27"/>
          <w:szCs w:val="27"/>
          <w:bdr w:val="single" w:sz="2" w:space="0" w:color="1F1F1E" w:frame="1"/>
          <w14:ligatures w14:val="none"/>
        </w:rPr>
        <w:t>ubuntu-lv</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Edit</w:t>
      </w:r>
    </w:p>
    <w:p w14:paraId="413475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Знайдіть поле </w:t>
      </w:r>
      <w:r w:rsidRPr="00FE6477">
        <w:rPr>
          <w:rFonts w:ascii="Georgia" w:eastAsia="Times New Roman" w:hAnsi="Georgia" w:cs="Segoe UI"/>
          <w:b/>
          <w:bCs/>
          <w:color w:val="121212"/>
          <w:kern w:val="0"/>
          <w:sz w:val="27"/>
          <w:szCs w:val="27"/>
          <w:bdr w:val="single" w:sz="2" w:space="0" w:color="1F1F1E" w:frame="1"/>
          <w14:ligatures w14:val="none"/>
        </w:rPr>
        <w:t>Size</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змініть </w:t>
      </w:r>
      <w:r w:rsidRPr="00FE6477">
        <w:rPr>
          <w:rFonts w:ascii="Courier New" w:eastAsia="Times New Roman" w:hAnsi="Courier New" w:cs="Courier New"/>
          <w:color w:val="8D2525"/>
          <w:kern w:val="0"/>
          <w:sz w:val="20"/>
          <w:szCs w:val="20"/>
          <w:bdr w:val="single" w:sz="2" w:space="0" w:color="auto" w:frame="1"/>
          <w14:ligatures w14:val="none"/>
        </w:rPr>
        <w:t>100G</w:t>
      </w:r>
      <w:r w:rsidRPr="00FE6477">
        <w:rPr>
          <w:rFonts w:ascii="Georgia" w:eastAsia="Times New Roman" w:hAnsi="Georgia" w:cs="Segoe UI"/>
          <w:color w:val="121212"/>
          <w:kern w:val="0"/>
          <w:sz w:val="27"/>
          <w:szCs w:val="27"/>
          <w14:ligatures w14:val="none"/>
        </w:rPr>
        <w:t> на:</w:t>
      </w:r>
    </w:p>
    <w:p w14:paraId="14898D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1350G</w:t>
      </w:r>
    </w:p>
    <w:p w14:paraId="7BF5C76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Save</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Done</w:t>
      </w:r>
    </w:p>
    <w:p w14:paraId="1EEF886C"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AF4552A">
          <v:rect id="_x0000_i1074" style="width:0;height:0" o:hralign="center" o:hrstd="t" o:hr="t" fillcolor="#a0a0a0" stroked="f"/>
        </w:pict>
      </w:r>
    </w:p>
    <w:p w14:paraId="66514E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цього картина має виглядати:</w:t>
      </w:r>
    </w:p>
    <w:p w14:paraId="583033D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1350G   ext4   LVM logical volume</w:t>
      </w:r>
    </w:p>
    <w:p w14:paraId="4C419AB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/boot      2G      ext4</w:t>
      </w:r>
    </w:p>
    <w:p w14:paraId="0BDA4A7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lastRenderedPageBreak/>
        <w:t>/boot/efi  1G      fat32</w:t>
      </w:r>
    </w:p>
    <w:p w14:paraId="50683A4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Тоді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Done</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Continue</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підтвердити форматування.</w:t>
      </w:r>
    </w:p>
    <w:p w14:paraId="498FCD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Покажіть скріншот після зміни якщо не впевнені.</w:t>
      </w:r>
    </w:p>
    <w:p w14:paraId="2CBFBB2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Install open shh server?</w:t>
      </w:r>
    </w:p>
    <w:p w14:paraId="527A8AC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Install open shh server?</w:t>
      </w:r>
    </w:p>
    <w:p w14:paraId="422B9B9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16:53</w:t>
      </w:r>
    </w:p>
    <w:p w14:paraId="1DFC9D6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 xml:space="preserve">Claude responded: </w:t>
      </w:r>
      <w:r w:rsidRPr="00FE6477">
        <w:rPr>
          <w:rFonts w:ascii="Apple Color Emoji" w:eastAsia="Times New Roman" w:hAnsi="Apple Color Emoji" w:cs="Apple Color Emoji"/>
          <w:b/>
          <w:bCs/>
          <w:color w:val="121212"/>
          <w:kern w:val="0"/>
          <w:sz w:val="36"/>
          <w:szCs w:val="36"/>
          <w14:ligatures w14:val="none"/>
        </w:rPr>
        <w:t>✅</w:t>
      </w:r>
      <w:r w:rsidRPr="00FE6477">
        <w:rPr>
          <w:rFonts w:ascii="Segoe UI" w:eastAsia="Times New Roman" w:hAnsi="Segoe UI" w:cs="Segoe UI"/>
          <w:b/>
          <w:bCs/>
          <w:color w:val="121212"/>
          <w:kern w:val="0"/>
          <w:sz w:val="36"/>
          <w:szCs w:val="36"/>
          <w14:ligatures w14:val="none"/>
        </w:rPr>
        <w:t xml:space="preserve"> Відмітити (поставити галочку) → Enter</w:t>
      </w:r>
    </w:p>
    <w:p w14:paraId="7F2FAFC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Відмітити</w:t>
      </w:r>
      <w:r w:rsidRPr="00FE6477">
        <w:rPr>
          <w:rFonts w:ascii="Georgia" w:eastAsia="Times New Roman" w:hAnsi="Georgia" w:cs="Segoe UI"/>
          <w:color w:val="121212"/>
          <w:kern w:val="0"/>
          <w:sz w:val="27"/>
          <w:szCs w:val="27"/>
          <w14:ligatures w14:val="none"/>
        </w:rPr>
        <w:t xml:space="preserve"> (поставити галочку)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6376DE3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обов'язково — без SSH не зможете підключатися до сервера віддалено з іншого комп'ютера.</w:t>
      </w:r>
    </w:p>
    <w:p w14:paraId="6239143D" w14:textId="44FCFD6C"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"https://claude.ai/api/ec431250-9a3c-4db7-891a-2be7c806af86/files/c8e9be96-12d4-4991-82f1-d0924ab0e100/preview"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7A7404F8" wp14:editId="32280964">
                <wp:extent cx="306705" cy="306705"/>
                <wp:effectExtent l="0" t="0" r="0" b="0"/>
                <wp:docPr id="206938508"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D9856" id="Rectangle 1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42CA63F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16:54</w:t>
      </w:r>
    </w:p>
    <w:p w14:paraId="6968F11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Нічого не відмічайте — всі галочки мають бути порожні [ ]</w:t>
      </w:r>
    </w:p>
    <w:p w14:paraId="79F5BF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Нічого не відмічайте</w:t>
      </w:r>
      <w:r w:rsidRPr="00FE6477">
        <w:rPr>
          <w:rFonts w:ascii="Georgia" w:eastAsia="Times New Roman" w:hAnsi="Georgia" w:cs="Segoe UI"/>
          <w:color w:val="121212"/>
          <w:kern w:val="0"/>
          <w:sz w:val="27"/>
          <w:szCs w:val="27"/>
          <w14:ligatures w14:val="none"/>
        </w:rPr>
        <w:t> — всі галочки мають бути порожні </w:t>
      </w:r>
      <w:r w:rsidRPr="00FE6477">
        <w:rPr>
          <w:rFonts w:ascii="Courier New" w:eastAsia="Times New Roman" w:hAnsi="Courier New" w:cs="Courier New"/>
          <w:color w:val="8D2525"/>
          <w:kern w:val="0"/>
          <w:sz w:val="20"/>
          <w:szCs w:val="20"/>
          <w:bdr w:val="single" w:sz="2" w:space="0" w:color="auto" w:frame="1"/>
          <w14:ligatures w14:val="none"/>
        </w:rPr>
        <w:t>[ ]</w:t>
      </w:r>
    </w:p>
    <w:p w14:paraId="63BA71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Done</w:t>
      </w:r>
      <w:r w:rsidRPr="00FE6477">
        <w:rPr>
          <w:rFonts w:ascii="Georgia" w:eastAsia="Times New Roman" w:hAnsi="Georgia" w:cs="Segoe UI"/>
          <w:color w:val="121212"/>
          <w:kern w:val="0"/>
          <w:sz w:val="27"/>
          <w:szCs w:val="27"/>
          <w14:ligatures w14:val="none"/>
        </w:rPr>
        <w:t xml:space="preserve"> (Tab до кнопки Done)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029F4A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Все це встановимо вручну через скрипти — так надійніше.</w:t>
      </w:r>
    </w:p>
    <w:p w14:paraId="340A537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Йже встановлення</w:t>
      </w:r>
    </w:p>
    <w:p w14:paraId="0B31EA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Йже встановлення</w:t>
      </w:r>
    </w:p>
    <w:p w14:paraId="14EEFCC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16:55</w:t>
      </w:r>
    </w:p>
    <w:p w14:paraId="2F64388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Чудово!</w:t>
      </w:r>
    </w:p>
    <w:p w14:paraId="32D8A16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Чудово! Чекайте — займе 10-15 хвилин.</w:t>
      </w:r>
    </w:p>
    <w:p w14:paraId="3BB3CB0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Коли побачите </w:t>
      </w:r>
      <w:r w:rsidRPr="00FE6477">
        <w:rPr>
          <w:rFonts w:ascii="Georgia" w:eastAsia="Times New Roman" w:hAnsi="Georgia" w:cs="Segoe UI"/>
          <w:b/>
          <w:bCs/>
          <w:color w:val="121212"/>
          <w:kern w:val="0"/>
          <w:sz w:val="27"/>
          <w:szCs w:val="27"/>
          <w:bdr w:val="single" w:sz="2" w:space="0" w:color="1F1F1E" w:frame="1"/>
          <w14:ligatures w14:val="none"/>
        </w:rPr>
        <w:t>"Reboot Now"</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натисніть, витягніть флешку.</w:t>
      </w:r>
    </w:p>
    <w:p w14:paraId="7B80754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перезавантаження напишіть — почнемо встановлення NVIDIA драйверів.</w:t>
      </w:r>
    </w:p>
    <w:p w14:paraId="0A20054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На сервері</w:t>
      </w:r>
    </w:p>
    <w:p w14:paraId="0978330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На сервері</w:t>
      </w:r>
    </w:p>
    <w:p w14:paraId="6349E45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16:56</w:t>
      </w:r>
    </w:p>
    <w:p w14:paraId="24C9A6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Після перезавантаження побачите чорний екран з рядком входу:</w:t>
      </w:r>
    </w:p>
    <w:p w14:paraId="67113EC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перезавантаження побачите чорний екран з рядком входу:</w:t>
      </w:r>
    </w:p>
    <w:p w14:paraId="1BA2EBA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legalai login: _</w:t>
      </w:r>
    </w:p>
    <w:p w14:paraId="543753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Вводьте:</w:t>
      </w:r>
    </w:p>
    <w:p w14:paraId="69972CD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lastRenderedPageBreak/>
        <w:t>login:    advocate</w:t>
      </w:r>
    </w:p>
    <w:p w14:paraId="67A07C5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password: (ваш пароль)</w:t>
      </w:r>
    </w:p>
    <w:p w14:paraId="12CDF0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Пароль не відображається при введенні — це нормально.</w:t>
      </w:r>
    </w:p>
    <w:p w14:paraId="018072D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входу напишіть мені що бачите на екрані.</w:t>
      </w:r>
    </w:p>
    <w:p w14:paraId="37C20C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Зайшов на сервер</w:t>
      </w:r>
    </w:p>
    <w:p w14:paraId="2A5345C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Зайшов на сервер</w:t>
      </w:r>
    </w:p>
    <w:p w14:paraId="57A99AB2"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16:57</w:t>
      </w:r>
    </w:p>
    <w:p w14:paraId="20A0749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Введіть команду щоб перевірити інтернет:</w:t>
      </w:r>
    </w:p>
    <w:p w14:paraId="46A6454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Введіть команду щоб перевірити інтернет:</w:t>
      </w:r>
    </w:p>
    <w:p w14:paraId="73BBE4D7"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A47139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ping</w:t>
      </w:r>
      <w:r w:rsidRPr="00FE6477">
        <w:rPr>
          <w:rFonts w:ascii="Courier New" w:eastAsia="Times New Roman" w:hAnsi="Courier New" w:cs="Courier New"/>
          <w:color w:val="14181F"/>
          <w:kern w:val="0"/>
          <w:sz w:val="20"/>
          <w:szCs w:val="20"/>
          <w:bdr w:val="single" w:sz="2" w:space="0" w:color="1F1F1E" w:frame="1"/>
          <w14:ligatures w14:val="none"/>
        </w:rPr>
        <w:t xml:space="preserve"> -c </w:t>
      </w:r>
      <w:r w:rsidRPr="00FE6477">
        <w:rPr>
          <w:rFonts w:ascii="Courier New" w:eastAsia="Times New Roman" w:hAnsi="Courier New" w:cs="Courier New"/>
          <w:color w:val="008080"/>
          <w:kern w:val="0"/>
          <w:sz w:val="20"/>
          <w:szCs w:val="20"/>
          <w:bdr w:val="single" w:sz="2" w:space="0" w:color="1F1F1E" w:frame="1"/>
          <w14:ligatures w14:val="none"/>
        </w:rPr>
        <w:t>3</w:t>
      </w:r>
      <w:r w:rsidRPr="00FE6477">
        <w:rPr>
          <w:rFonts w:ascii="Courier New" w:eastAsia="Times New Roman" w:hAnsi="Courier New" w:cs="Courier New"/>
          <w:color w:val="14181F"/>
          <w:kern w:val="0"/>
          <w:sz w:val="20"/>
          <w:szCs w:val="20"/>
          <w:bdr w:val="single" w:sz="2" w:space="0" w:color="1F1F1E" w:frame="1"/>
          <w14:ligatures w14:val="none"/>
        </w:rPr>
        <w:t xml:space="preserve"> google.com</w:t>
      </w:r>
    </w:p>
    <w:p w14:paraId="63C6D7D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5E52A94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Отримав 3 пакети</w:t>
      </w:r>
    </w:p>
    <w:p w14:paraId="243594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Отримав 3 пакети</w:t>
      </w:r>
    </w:p>
    <w:p w14:paraId="369ABEFD"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16:58</w:t>
      </w:r>
    </w:p>
    <w:p w14:paraId="699DB81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Інтернет є.</w:t>
      </w:r>
    </w:p>
    <w:p w14:paraId="62AB3A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Інтернет є. Тепер оновимо систему:</w:t>
      </w:r>
    </w:p>
    <w:p w14:paraId="5E01166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AC63C7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update &amp;&amp; </w:t>
      </w: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upgrade -y</w:t>
      </w:r>
    </w:p>
    <w:p w14:paraId="520BB95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Введіть пароль коли попросить. Займе 2-5 хвилин.</w:t>
      </w:r>
    </w:p>
    <w:p w14:paraId="26D30D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09C9776B" w14:textId="6E405D42"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"https://claude.ai/api/ec431250-9a3c-4db7-891a-2be7c806af86/files/959bdaa4-7503-493b-a808-cf06c6f86ad9/preview"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4FEFA0B1" wp14:editId="4A6DB833">
                <wp:extent cx="306705" cy="306705"/>
                <wp:effectExtent l="0" t="0" r="0" b="0"/>
                <wp:docPr id="1330798678" name="Rectangle 14" descr="1000015327.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3E7BA3" id="Rectangle 14" o:spid="_x0000_s1026" alt="1000015327.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10F6FA3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16:59</w:t>
      </w:r>
    </w:p>
    <w:p w14:paraId="6DE91E1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Бачу помилку — команда введена без sudo для другої частини.</w:t>
      </w:r>
    </w:p>
    <w:p w14:paraId="23342E9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помилку — команда введена без </w:t>
      </w:r>
      <w:r w:rsidRPr="00FE6477">
        <w:rPr>
          <w:rFonts w:ascii="Courier New" w:eastAsia="Times New Roman" w:hAnsi="Courier New" w:cs="Courier New"/>
          <w:color w:val="8D2525"/>
          <w:kern w:val="0"/>
          <w:sz w:val="20"/>
          <w:szCs w:val="20"/>
          <w:bdr w:val="single" w:sz="2" w:space="0" w:color="auto" w:frame="1"/>
          <w14:ligatures w14:val="none"/>
        </w:rPr>
        <w:t>sudo</w:t>
      </w:r>
      <w:r w:rsidRPr="00FE6477">
        <w:rPr>
          <w:rFonts w:ascii="Georgia" w:eastAsia="Times New Roman" w:hAnsi="Georgia" w:cs="Segoe UI"/>
          <w:color w:val="121212"/>
          <w:kern w:val="0"/>
          <w:sz w:val="27"/>
          <w:szCs w:val="27"/>
          <w14:ligatures w14:val="none"/>
        </w:rPr>
        <w:t> для другої частини. Виправимо:</w:t>
      </w:r>
    </w:p>
    <w:p w14:paraId="23EC801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2FBE54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update &amp;&amp; </w:t>
      </w: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upgrade -y</w:t>
      </w:r>
    </w:p>
    <w:p w14:paraId="5496A6B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Саме так — обидві частини через </w:t>
      </w:r>
      <w:r w:rsidRPr="00FE6477">
        <w:rPr>
          <w:rFonts w:ascii="Courier New" w:eastAsia="Times New Roman" w:hAnsi="Courier New" w:cs="Courier New"/>
          <w:color w:val="8D2525"/>
          <w:kern w:val="0"/>
          <w:sz w:val="20"/>
          <w:szCs w:val="20"/>
          <w:bdr w:val="single" w:sz="2" w:space="0" w:color="auto" w:frame="1"/>
          <w14:ligatures w14:val="none"/>
        </w:rPr>
        <w:t>sudo</w:t>
      </w:r>
      <w:r w:rsidRPr="00FE6477">
        <w:rPr>
          <w:rFonts w:ascii="Georgia" w:eastAsia="Times New Roman" w:hAnsi="Georgia" w:cs="Segoe UI"/>
          <w:color w:val="121212"/>
          <w:kern w:val="0"/>
          <w:sz w:val="27"/>
          <w:szCs w:val="27"/>
          <w14:ligatures w14:val="none"/>
        </w:rPr>
        <w:t>. Введіть пароль коли попросить.</w:t>
      </w:r>
    </w:p>
    <w:p w14:paraId="3287560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Готово</w:t>
      </w:r>
    </w:p>
    <w:p w14:paraId="0CFB71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Готово</w:t>
      </w:r>
    </w:p>
    <w:p w14:paraId="2530CA9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16:59</w:t>
      </w:r>
    </w:p>
    <w:p w14:paraId="5BDA0D5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Claude responded: Тепер встановимо NVIDIA драйвер.</w:t>
      </w:r>
    </w:p>
    <w:p w14:paraId="573F1C7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встановимо NVIDIA драйвер. Спочатку перевіримо чи система бачить відеокарти:</w:t>
      </w:r>
    </w:p>
    <w:p w14:paraId="2B35161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E9C738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lspci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-i nvidia</w:t>
      </w:r>
    </w:p>
    <w:p w14:paraId="4308C4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4261A762" w14:textId="3CCAFCED"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"https://claude.ai/api/ec431250-9a3c-4db7-891a-2be7c806af86/files/9c5230ca-74a6-4fd1-ba89-9cd83e86b960/preview"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36F49738" wp14:editId="743F55C9">
                <wp:extent cx="306705" cy="306705"/>
                <wp:effectExtent l="0" t="0" r="0" b="0"/>
                <wp:docPr id="133902683" name="Rectangle 13" descr="1000015328.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90B3FC" id="Rectangle 13" o:spid="_x0000_s1026" alt="1000015328.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375F29A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17:00</w:t>
      </w:r>
    </w:p>
    <w:p w14:paraId="58CDB75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Відмінно!</w:t>
      </w:r>
    </w:p>
    <w:p w14:paraId="66FF96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Відмінно! Обидві карти видно:</w:t>
      </w:r>
    </w:p>
    <w:p w14:paraId="76376C9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01:00.0  RTX PRO 4000 Blackwell</w:t>
      </w:r>
    </w:p>
    <w:p w14:paraId="474E70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10:00.0  RTX PRO 4000 Blackwell</w:t>
      </w:r>
    </w:p>
    <w:p w14:paraId="274ADB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встановлюємо NVIDIA драйвер:</w:t>
      </w:r>
    </w:p>
    <w:p w14:paraId="7DC6C0E8"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CE37EA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ubuntu-drivers-common &amp;&amp; </w:t>
      </w: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ubuntu-drivers autoinstall</w:t>
      </w:r>
    </w:p>
    <w:p w14:paraId="4E7E24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3-5 хвилин. Напишіть коли завершиться.</w:t>
      </w:r>
    </w:p>
    <w:p w14:paraId="5859BA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Я можу зпйти на цей сервер з іншого пк?</w:t>
      </w:r>
    </w:p>
    <w:p w14:paraId="0559AC1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Я можу зпйти на цей сервер з іншого пк? Макбука?</w:t>
      </w:r>
    </w:p>
    <w:p w14:paraId="5C2C0D5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17:01</w:t>
      </w:r>
    </w:p>
    <w:p w14:paraId="2109207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w:t>
      </w:r>
    </w:p>
    <w:p w14:paraId="762F6F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Спочатку дізнайтесь IP сервера:</w:t>
      </w:r>
    </w:p>
    <w:p w14:paraId="14CA5FB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2C75F2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ip</w:t>
      </w:r>
      <w:r w:rsidRPr="00FE6477">
        <w:rPr>
          <w:rFonts w:ascii="Courier New" w:eastAsia="Times New Roman" w:hAnsi="Courier New" w:cs="Courier New"/>
          <w:color w:val="14181F"/>
          <w:kern w:val="0"/>
          <w:sz w:val="20"/>
          <w:szCs w:val="20"/>
          <w:bdr w:val="single" w:sz="2" w:space="0" w:color="1F1F1E" w:frame="1"/>
          <w14:ligatures w14:val="none"/>
        </w:rPr>
        <w:t xml:space="preserve"> a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inet</w:t>
      </w:r>
    </w:p>
    <w:p w14:paraId="259B1D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Знайдіть рядок типу </w:t>
      </w:r>
      <w:r w:rsidRPr="00FE6477">
        <w:rPr>
          <w:rFonts w:ascii="Courier New" w:eastAsia="Times New Roman" w:hAnsi="Courier New" w:cs="Courier New"/>
          <w:color w:val="8D2525"/>
          <w:kern w:val="0"/>
          <w:sz w:val="20"/>
          <w:szCs w:val="20"/>
          <w:bdr w:val="single" w:sz="2" w:space="0" w:color="auto" w:frame="1"/>
          <w14:ligatures w14:val="none"/>
        </w:rPr>
        <w:t>inet 192.168.x.x</w:t>
      </w:r>
      <w:r w:rsidRPr="00FE6477">
        <w:rPr>
          <w:rFonts w:ascii="Georgia" w:eastAsia="Times New Roman" w:hAnsi="Georgia" w:cs="Segoe UI"/>
          <w:color w:val="121212"/>
          <w:kern w:val="0"/>
          <w:sz w:val="27"/>
          <w:szCs w:val="27"/>
          <w14:ligatures w14:val="none"/>
        </w:rPr>
        <w:t> — це локальний IP сервера.</w:t>
      </w:r>
    </w:p>
    <w:p w14:paraId="4AD36D9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на MacBook відкрийте </w:t>
      </w:r>
      <w:r w:rsidRPr="00FE6477">
        <w:rPr>
          <w:rFonts w:ascii="Georgia" w:eastAsia="Times New Roman" w:hAnsi="Georgia" w:cs="Segoe UI"/>
          <w:b/>
          <w:bCs/>
          <w:color w:val="121212"/>
          <w:kern w:val="0"/>
          <w:sz w:val="27"/>
          <w:szCs w:val="27"/>
          <w:bdr w:val="single" w:sz="2" w:space="0" w:color="1F1F1E" w:frame="1"/>
          <w14:ligatures w14:val="none"/>
        </w:rPr>
        <w:t>Terminal</w:t>
      </w:r>
      <w:r w:rsidRPr="00FE6477">
        <w:rPr>
          <w:rFonts w:ascii="Georgia" w:eastAsia="Times New Roman" w:hAnsi="Georgia" w:cs="Segoe UI"/>
          <w:color w:val="121212"/>
          <w:kern w:val="0"/>
          <w:sz w:val="27"/>
          <w:szCs w:val="27"/>
          <w14:ligatures w14:val="none"/>
        </w:rPr>
        <w:t> і введіть:</w:t>
      </w:r>
    </w:p>
    <w:p w14:paraId="2C1FCFB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5B713A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ssh</w:t>
      </w:r>
      <w:r w:rsidRPr="00FE6477">
        <w:rPr>
          <w:rFonts w:ascii="Courier New" w:eastAsia="Times New Roman" w:hAnsi="Courier New" w:cs="Courier New"/>
          <w:color w:val="14181F"/>
          <w:kern w:val="0"/>
          <w:sz w:val="20"/>
          <w:szCs w:val="20"/>
          <w:bdr w:val="single" w:sz="2" w:space="0" w:color="1F1F1E" w:frame="1"/>
          <w14:ligatures w14:val="none"/>
        </w:rPr>
        <w:t xml:space="preserve"> advocate@192.168.x.x</w:t>
      </w:r>
    </w:p>
    <w:p w14:paraId="21E342C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Замість </w:t>
      </w:r>
      <w:r w:rsidRPr="00FE6477">
        <w:rPr>
          <w:rFonts w:ascii="Courier New" w:eastAsia="Times New Roman" w:hAnsi="Courier New" w:cs="Courier New"/>
          <w:color w:val="8D2525"/>
          <w:kern w:val="0"/>
          <w:sz w:val="20"/>
          <w:szCs w:val="20"/>
          <w:bdr w:val="single" w:sz="2" w:space="0" w:color="auto" w:frame="1"/>
          <w14:ligatures w14:val="none"/>
        </w:rPr>
        <w:t>192.168.x.x</w:t>
      </w:r>
      <w:r w:rsidRPr="00FE6477">
        <w:rPr>
          <w:rFonts w:ascii="Georgia" w:eastAsia="Times New Roman" w:hAnsi="Georgia" w:cs="Segoe UI"/>
          <w:color w:val="121212"/>
          <w:kern w:val="0"/>
          <w:sz w:val="27"/>
          <w:szCs w:val="27"/>
          <w14:ligatures w14:val="none"/>
        </w:rPr>
        <w:t> — IP вашого сервера.</w:t>
      </w:r>
    </w:p>
    <w:p w14:paraId="268686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Введіть пароль — і ви на сервері з MacBook. Набагато зручніше ніж друкувати на самому сервері.</w:t>
      </w:r>
    </w:p>
    <w:p w14:paraId="11D5F558" w14:textId="5C470C42"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"https://claude.ai/api/ec431250-9a3c-4db7-891a-2be7c806af86/files/5243d89b-21d8-4b18-aa07-f33f859124eb/preview"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605A0EEA" wp14:editId="727DB99F">
                <wp:extent cx="306705" cy="306705"/>
                <wp:effectExtent l="0" t="0" r="0" b="0"/>
                <wp:docPr id="720105555" name="Rectangle 12" descr="1000015329.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C4E28" id="Rectangle 12" o:spid="_x0000_s1026" alt="1000015329.webp"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5831DCA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17:04</w:t>
      </w:r>
    </w:p>
    <w:p w14:paraId="0BEAC8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Бачу два моменти:</w:t>
      </w:r>
    </w:p>
    <w:p w14:paraId="491C0FC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два моменти:</w:t>
      </w:r>
    </w:p>
    <w:p w14:paraId="54952C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IP сервера:</w:t>
      </w:r>
      <w:r w:rsidRPr="00FE6477">
        <w:rPr>
          <w:rFonts w:ascii="Georgia" w:eastAsia="Times New Roman" w:hAnsi="Georgia" w:cs="Segoe UI"/>
          <w:color w:val="121212"/>
          <w:kern w:val="0"/>
          <w:sz w:val="27"/>
          <w:szCs w:val="27"/>
          <w14:ligatures w14:val="none"/>
        </w:rPr>
        <w:t> </w:t>
      </w:r>
      <w:r w:rsidRPr="00FE6477">
        <w:rPr>
          <w:rFonts w:ascii="Courier New" w:eastAsia="Times New Roman" w:hAnsi="Courier New" w:cs="Courier New"/>
          <w:color w:val="8D2525"/>
          <w:kern w:val="0"/>
          <w:sz w:val="20"/>
          <w:szCs w:val="20"/>
          <w:bdr w:val="single" w:sz="2" w:space="0" w:color="auto" w:frame="1"/>
          <w14:ligatures w14:val="none"/>
        </w:rPr>
        <w:t>192.168.50.105</w:t>
      </w:r>
    </w:p>
    <w:p w14:paraId="79E22F6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 MacBook підключайтесь:</w:t>
      </w:r>
    </w:p>
    <w:p w14:paraId="7540FC4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lastRenderedPageBreak/>
        <w:t>bash</w:t>
      </w:r>
    </w:p>
    <w:p w14:paraId="591AE75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ssh</w:t>
      </w:r>
      <w:r w:rsidRPr="00FE6477">
        <w:rPr>
          <w:rFonts w:ascii="Courier New" w:eastAsia="Times New Roman" w:hAnsi="Courier New" w:cs="Courier New"/>
          <w:color w:val="14181F"/>
          <w:kern w:val="0"/>
          <w:sz w:val="20"/>
          <w:szCs w:val="20"/>
          <w:bdr w:val="single" w:sz="2" w:space="0" w:color="1F1F1E" w:frame="1"/>
          <w14:ligatures w14:val="none"/>
        </w:rPr>
        <w:t xml:space="preserve"> leo@192.168.50.105</w:t>
      </w:r>
    </w:p>
    <w:p w14:paraId="7828D8D4"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79FB2376">
          <v:rect id="_x0000_i1079" style="width:0;height:0" o:hralign="center" o:hrstd="t" o:hr="t" fillcolor="#a0a0a0" stroked="f"/>
        </w:pict>
      </w:r>
    </w:p>
    <w:p w14:paraId="5213250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Помилка з драйвером</w:t>
      </w:r>
      <w:r w:rsidRPr="00FE6477">
        <w:rPr>
          <w:rFonts w:ascii="Georgia" w:eastAsia="Times New Roman" w:hAnsi="Georgia" w:cs="Segoe UI"/>
          <w:color w:val="121212"/>
          <w:kern w:val="0"/>
          <w:sz w:val="27"/>
          <w:szCs w:val="27"/>
          <w14:ligatures w14:val="none"/>
        </w:rPr>
        <w:t> — пакет називається інакше. Введіть:</w:t>
      </w:r>
    </w:p>
    <w:p w14:paraId="437FE8C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D125B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linux-headers-</w:t>
      </w:r>
      <w:r w:rsidRPr="00FE6477">
        <w:rPr>
          <w:rFonts w:ascii="Courier New" w:eastAsia="Times New Roman" w:hAnsi="Courier New" w:cs="Courier New"/>
          <w:color w:val="B34A00"/>
          <w:kern w:val="0"/>
          <w:sz w:val="20"/>
          <w:szCs w:val="20"/>
          <w:bdr w:val="single" w:sz="2" w:space="0" w:color="1F1F1E" w:frame="1"/>
          <w14:ligatures w14:val="none"/>
        </w:rPr>
        <w:t>$(</w:t>
      </w:r>
      <w:r w:rsidRPr="00FE6477">
        <w:rPr>
          <w:rFonts w:ascii="Courier New" w:eastAsia="Times New Roman" w:hAnsi="Courier New" w:cs="Courier New"/>
          <w:color w:val="0051C2"/>
          <w:kern w:val="0"/>
          <w:sz w:val="20"/>
          <w:szCs w:val="20"/>
          <w:bdr w:val="single" w:sz="2" w:space="0" w:color="1F1F1E" w:frame="1"/>
          <w14:ligatures w14:val="none"/>
        </w:rPr>
        <w:t>uname</w:t>
      </w:r>
      <w:r w:rsidRPr="00FE6477">
        <w:rPr>
          <w:rFonts w:ascii="Courier New" w:eastAsia="Times New Roman" w:hAnsi="Courier New" w:cs="Courier New"/>
          <w:color w:val="B34A00"/>
          <w:kern w:val="0"/>
          <w:sz w:val="20"/>
          <w:szCs w:val="20"/>
          <w:bdr w:val="single" w:sz="2" w:space="0" w:color="1F1F1E" w:frame="1"/>
          <w14:ligatures w14:val="none"/>
        </w:rPr>
        <w:t xml:space="preserve"> -r)</w:t>
      </w:r>
      <w:r w:rsidRPr="00FE6477">
        <w:rPr>
          <w:rFonts w:ascii="Courier New" w:eastAsia="Times New Roman" w:hAnsi="Courier New" w:cs="Courier New"/>
          <w:color w:val="14181F"/>
          <w:kern w:val="0"/>
          <w:sz w:val="20"/>
          <w:szCs w:val="20"/>
          <w:bdr w:val="single" w:sz="2" w:space="0" w:color="1F1F1E" w:frame="1"/>
          <w14:ligatures w14:val="none"/>
        </w:rPr>
        <w:t xml:space="preserve"> build-essential</w:t>
      </w:r>
    </w:p>
    <w:p w14:paraId="643FFC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напишіть коли завершиться — продовжимо встановлення NVIDIA.</w:t>
      </w:r>
    </w:p>
    <w:p w14:paraId="05BB15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No VM guests are running outdated hypervisor (qemu) binaries on this host.</w:t>
      </w:r>
    </w:p>
    <w:p w14:paraId="752A57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No VM guests are running outdated hypervisor (qemu) binaries on this host.</w:t>
      </w:r>
    </w:p>
    <w:p w14:paraId="745B10D2"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17:06</w:t>
      </w:r>
    </w:p>
    <w:p w14:paraId="64A14CD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Це нормальне повідомлення, не помилка.</w:t>
      </w:r>
    </w:p>
    <w:p w14:paraId="1B0D940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нормальне повідомлення, не помилка. Тепер встановлюємо NVIDIA драйвер:</w:t>
      </w:r>
    </w:p>
    <w:p w14:paraId="72F45B5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360AB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nvidia-driver-570</w:t>
      </w:r>
    </w:p>
    <w:p w14:paraId="4EA84B3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5-10 хвилин. Напишіть коли завершиться.</w:t>
      </w:r>
    </w:p>
    <w:p w14:paraId="295B7978" w14:textId="7919E2B6"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"https://claude.ai/api/ec431250-9a3c-4db7-891a-2be7c806af86/files/d9fe7446-dcb8-415e-a4b9-94c71e35c1c6/preview"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328C5AC2" wp14:editId="53157442">
                <wp:extent cx="306705" cy="306705"/>
                <wp:effectExtent l="0" t="0" r="0" b="0"/>
                <wp:docPr id="77750811"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D8580" id="Rectangle 1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354FB24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17:07</w:t>
      </w:r>
    </w:p>
    <w:p w14:paraId="4D783FA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Це Secure Boot — потрібно встановити пароль для MOK ключа.</w:t>
      </w:r>
    </w:p>
    <w:p w14:paraId="192E40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w:t>
      </w:r>
      <w:r w:rsidRPr="00FE6477">
        <w:rPr>
          <w:rFonts w:ascii="Georgia" w:eastAsia="Times New Roman" w:hAnsi="Georgia" w:cs="Segoe UI"/>
          <w:b/>
          <w:bCs/>
          <w:color w:val="121212"/>
          <w:kern w:val="0"/>
          <w:sz w:val="27"/>
          <w:szCs w:val="27"/>
          <w:bdr w:val="single" w:sz="2" w:space="0" w:color="1F1F1E" w:frame="1"/>
          <w14:ligatures w14:val="none"/>
        </w:rPr>
        <w:t>Secure Boot</w:t>
      </w:r>
      <w:r w:rsidRPr="00FE6477">
        <w:rPr>
          <w:rFonts w:ascii="Georgia" w:eastAsia="Times New Roman" w:hAnsi="Georgia" w:cs="Segoe UI"/>
          <w:color w:val="121212"/>
          <w:kern w:val="0"/>
          <w:sz w:val="27"/>
          <w:szCs w:val="27"/>
          <w14:ligatures w14:val="none"/>
        </w:rPr>
        <w:t> — потрібно встановити пароль для MOK ключа.</w:t>
      </w:r>
    </w:p>
    <w:p w14:paraId="1E63067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Натисніть </w:t>
      </w:r>
      <w:r w:rsidRPr="00FE6477">
        <w:rPr>
          <w:rFonts w:ascii="Georgia" w:eastAsia="Times New Roman" w:hAnsi="Georgia" w:cs="Segoe UI"/>
          <w:b/>
          <w:bCs/>
          <w:color w:val="121212"/>
          <w:kern w:val="0"/>
          <w:sz w:val="27"/>
          <w:szCs w:val="27"/>
          <w:bdr w:val="single" w:sz="2" w:space="0" w:color="1F1F1E" w:frame="1"/>
          <w14:ligatures w14:val="none"/>
        </w:rPr>
        <w:t>Ok</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далі попросить придумати пароль (не ваш системний — окремий, простий, наприклад </w:t>
      </w:r>
      <w:r w:rsidRPr="00FE6477">
        <w:rPr>
          <w:rFonts w:ascii="Courier New" w:eastAsia="Times New Roman" w:hAnsi="Courier New" w:cs="Courier New"/>
          <w:color w:val="8D2525"/>
          <w:kern w:val="0"/>
          <w:sz w:val="20"/>
          <w:szCs w:val="20"/>
          <w:bdr w:val="single" w:sz="2" w:space="0" w:color="auto" w:frame="1"/>
          <w14:ligatures w14:val="none"/>
        </w:rPr>
        <w:t>nvidia123</w:t>
      </w:r>
      <w:r w:rsidRPr="00FE6477">
        <w:rPr>
          <w:rFonts w:ascii="Georgia" w:eastAsia="Times New Roman" w:hAnsi="Georgia" w:cs="Segoe UI"/>
          <w:color w:val="121212"/>
          <w:kern w:val="0"/>
          <w:sz w:val="27"/>
          <w:szCs w:val="27"/>
          <w14:ligatures w14:val="none"/>
        </w:rPr>
        <w:t>).</w:t>
      </w:r>
    </w:p>
    <w:p w14:paraId="57FC578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Запам'ятайте цей пароль</w:t>
      </w:r>
      <w:r w:rsidRPr="00FE6477">
        <w:rPr>
          <w:rFonts w:ascii="Georgia" w:eastAsia="Times New Roman" w:hAnsi="Georgia" w:cs="Segoe UI"/>
          <w:color w:val="121212"/>
          <w:kern w:val="0"/>
          <w:sz w:val="27"/>
          <w:szCs w:val="27"/>
          <w14:ligatures w14:val="none"/>
        </w:rPr>
        <w:t> — він знадобиться після перезавантаження один раз.</w:t>
      </w:r>
    </w:p>
    <w:p w14:paraId="06B5B9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Після введення пароля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завершиться встановлення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введіть:</w:t>
      </w:r>
    </w:p>
    <w:p w14:paraId="04A94B5B"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DBC884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74C4B15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перезавантаження на екрані сервера з'явиться синє меню </w:t>
      </w:r>
      <w:r w:rsidRPr="00FE6477">
        <w:rPr>
          <w:rFonts w:ascii="Georgia" w:eastAsia="Times New Roman" w:hAnsi="Georgia" w:cs="Segoe UI"/>
          <w:b/>
          <w:bCs/>
          <w:color w:val="121212"/>
          <w:kern w:val="0"/>
          <w:sz w:val="27"/>
          <w:szCs w:val="27"/>
          <w:bdr w:val="single" w:sz="2" w:space="0" w:color="1F1F1E" w:frame="1"/>
          <w14:ligatures w14:val="none"/>
        </w:rPr>
        <w:t>MOK Management</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вибрати </w:t>
      </w:r>
      <w:r w:rsidRPr="00FE6477">
        <w:rPr>
          <w:rFonts w:ascii="Georgia" w:eastAsia="Times New Roman" w:hAnsi="Georgia" w:cs="Segoe UI"/>
          <w:b/>
          <w:bCs/>
          <w:color w:val="121212"/>
          <w:kern w:val="0"/>
          <w:sz w:val="27"/>
          <w:szCs w:val="27"/>
          <w:bdr w:val="single" w:sz="2" w:space="0" w:color="1F1F1E" w:frame="1"/>
          <w14:ligatures w14:val="none"/>
        </w:rPr>
        <w:t>Enroll MOK</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Continue</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Yes</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ввести той пароль що придумали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Reboot</w:t>
      </w:r>
      <w:r w:rsidRPr="00FE6477">
        <w:rPr>
          <w:rFonts w:ascii="Georgia" w:eastAsia="Times New Roman" w:hAnsi="Georgia" w:cs="Segoe UI"/>
          <w:color w:val="121212"/>
          <w:kern w:val="0"/>
          <w:sz w:val="27"/>
          <w:szCs w:val="27"/>
          <w14:ligatures w14:val="none"/>
        </w:rPr>
        <w:t>.</w:t>
      </w:r>
    </w:p>
    <w:p w14:paraId="38D3E3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Підключіться знову з MacBook після завантаження і напишіть.</w:t>
      </w:r>
    </w:p>
    <w:p w14:paraId="33D99B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Lanos2602</w:t>
      </w:r>
    </w:p>
    <w:p w14:paraId="3E28E3F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Lanos2602</w:t>
      </w:r>
    </w:p>
    <w:p w14:paraId="41BF787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lastRenderedPageBreak/>
        <w:t>17:08</w:t>
      </w:r>
    </w:p>
    <w:p w14:paraId="697E3E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Добре, запам'ятали пароль.</w:t>
      </w:r>
    </w:p>
    <w:p w14:paraId="2B3E438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Добре, запам'ятали пароль.</w:t>
      </w:r>
    </w:p>
    <w:p w14:paraId="0EB1886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Порада</w:t>
      </w:r>
      <w:r w:rsidRPr="00FE6477">
        <w:rPr>
          <w:rFonts w:ascii="Georgia" w:eastAsia="Times New Roman" w:hAnsi="Georgia" w:cs="Segoe UI"/>
          <w:color w:val="121212"/>
          <w:kern w:val="0"/>
          <w:sz w:val="27"/>
          <w:szCs w:val="27"/>
          <w14:ligatures w14:val="none"/>
        </w:rPr>
        <w:t> — наступного разу не публікуйте паролі у відкритому чаті. Після завершення налаштування сервера змініть цей пароль командою </w:t>
      </w:r>
      <w:r w:rsidRPr="00FE6477">
        <w:rPr>
          <w:rFonts w:ascii="Courier New" w:eastAsia="Times New Roman" w:hAnsi="Courier New" w:cs="Courier New"/>
          <w:color w:val="8D2525"/>
          <w:kern w:val="0"/>
          <w:sz w:val="20"/>
          <w:szCs w:val="20"/>
          <w:bdr w:val="single" w:sz="2" w:space="0" w:color="auto" w:frame="1"/>
          <w14:ligatures w14:val="none"/>
        </w:rPr>
        <w:t>passwd</w:t>
      </w:r>
      <w:r w:rsidRPr="00FE6477">
        <w:rPr>
          <w:rFonts w:ascii="Georgia" w:eastAsia="Times New Roman" w:hAnsi="Georgia" w:cs="Segoe UI"/>
          <w:color w:val="121212"/>
          <w:kern w:val="0"/>
          <w:sz w:val="27"/>
          <w:szCs w:val="27"/>
          <w14:ligatures w14:val="none"/>
        </w:rPr>
        <w:t>.</w:t>
      </w:r>
    </w:p>
    <w:p w14:paraId="4BCBBD8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Зараз натисніть </w:t>
      </w:r>
      <w:r w:rsidRPr="00FE6477">
        <w:rPr>
          <w:rFonts w:ascii="Georgia" w:eastAsia="Times New Roman" w:hAnsi="Georgia" w:cs="Segoe UI"/>
          <w:b/>
          <w:bCs/>
          <w:color w:val="121212"/>
          <w:kern w:val="0"/>
          <w:sz w:val="27"/>
          <w:szCs w:val="27"/>
          <w:bdr w:val="single" w:sz="2" w:space="0" w:color="1F1F1E" w:frame="1"/>
          <w14:ligatures w14:val="none"/>
        </w:rPr>
        <w:t>Ok</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введіть </w:t>
      </w:r>
      <w:r w:rsidRPr="00FE6477">
        <w:rPr>
          <w:rFonts w:ascii="Courier New" w:eastAsia="Times New Roman" w:hAnsi="Courier New" w:cs="Courier New"/>
          <w:color w:val="8D2525"/>
          <w:kern w:val="0"/>
          <w:sz w:val="20"/>
          <w:szCs w:val="20"/>
          <w:bdr w:val="single" w:sz="2" w:space="0" w:color="auto" w:frame="1"/>
          <w14:ligatures w14:val="none"/>
        </w:rPr>
        <w:t>Lanos2602</w:t>
      </w:r>
      <w:r w:rsidRPr="00FE6477">
        <w:rPr>
          <w:rFonts w:ascii="Georgia" w:eastAsia="Times New Roman" w:hAnsi="Georgia" w:cs="Segoe UI"/>
          <w:color w:val="121212"/>
          <w:kern w:val="0"/>
          <w:sz w:val="27"/>
          <w:szCs w:val="27"/>
          <w14:ligatures w14:val="none"/>
        </w:rPr>
        <w:t xml:space="preserve"> як MOK пароль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після встановлення:</w:t>
      </w:r>
    </w:p>
    <w:p w14:paraId="6231B3A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7C6444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7C35D7C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 екрані сервера після перезавантаження з'явиться синє меню:</w:t>
      </w:r>
    </w:p>
    <w:p w14:paraId="38A46096" w14:textId="77777777" w:rsidR="00FE6477" w:rsidRPr="00FE6477" w:rsidRDefault="00FE6477" w:rsidP="00FE6477">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Enroll MOK</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151A2C3E" w14:textId="77777777" w:rsidR="00FE6477" w:rsidRPr="00FE6477" w:rsidRDefault="00FE6477" w:rsidP="00FE6477">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Continue</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28200085" w14:textId="77777777" w:rsidR="00FE6477" w:rsidRPr="00FE6477" w:rsidRDefault="00FE6477" w:rsidP="00FE6477">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Yes</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6EC0B86B" w14:textId="77777777" w:rsidR="00FE6477" w:rsidRPr="00FE6477" w:rsidRDefault="00FE6477" w:rsidP="00FE6477">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Введіть </w:t>
      </w:r>
      <w:r w:rsidRPr="00FE6477">
        <w:rPr>
          <w:rFonts w:ascii="Courier New" w:eastAsia="Times New Roman" w:hAnsi="Courier New" w:cs="Courier New"/>
          <w:color w:val="8D2525"/>
          <w:kern w:val="0"/>
          <w:sz w:val="20"/>
          <w:szCs w:val="20"/>
          <w:bdr w:val="single" w:sz="2" w:space="0" w:color="auto" w:frame="1"/>
          <w14:ligatures w14:val="none"/>
        </w:rPr>
        <w:t>Lanos2602</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726FD35C" w14:textId="77777777" w:rsidR="00FE6477" w:rsidRPr="00FE6477" w:rsidRDefault="00FE6477" w:rsidP="00FE6477">
      <w:pPr>
        <w:numPr>
          <w:ilvl w:val="0"/>
          <w:numId w:val="1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Reboot</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w:t>
      </w:r>
    </w:p>
    <w:p w14:paraId="470C5F3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завантаження підключіться з MacBook і напишіть.</w:t>
      </w:r>
    </w:p>
    <w:p w14:paraId="40AE99E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перезавантажив</w:t>
      </w:r>
    </w:p>
    <w:p w14:paraId="055203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перезавантажив</w:t>
      </w:r>
    </w:p>
    <w:p w14:paraId="3666299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17:13</w:t>
      </w:r>
    </w:p>
    <w:p w14:paraId="0855C3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Підключіться з MacBook:</w:t>
      </w:r>
    </w:p>
    <w:p w14:paraId="5D49EE3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Підключіться з MacBook:</w:t>
      </w:r>
    </w:p>
    <w:p w14:paraId="784426F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996D48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ssh</w:t>
      </w:r>
      <w:r w:rsidRPr="00FE6477">
        <w:rPr>
          <w:rFonts w:ascii="Courier New" w:eastAsia="Times New Roman" w:hAnsi="Courier New" w:cs="Courier New"/>
          <w:color w:val="14181F"/>
          <w:kern w:val="0"/>
          <w:sz w:val="20"/>
          <w:szCs w:val="20"/>
          <w:bdr w:val="single" w:sz="2" w:space="0" w:color="1F1F1E" w:frame="1"/>
          <w14:ligatures w14:val="none"/>
        </w:rPr>
        <w:t xml:space="preserve"> leo@192.168.50.105</w:t>
      </w:r>
    </w:p>
    <w:p w14:paraId="5A6404F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підключення перевіримо чи NVIDIA драйвер встановився:</w:t>
      </w:r>
    </w:p>
    <w:p w14:paraId="4A1ECA2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A3EE9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nvidia-smi</w:t>
      </w:r>
    </w:p>
    <w:p w14:paraId="7A8CF2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C2FC50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NVIDIA-SMI has failed because it couldn't communicate with the NVIDIA driver.</w:t>
      </w:r>
    </w:p>
    <w:p w14:paraId="1FA7713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NVIDIA-SMI has failed because it couldn't communicate with the NVIDIA driver. Make sure that the latest NVIDIA driver is installed and running.</w:t>
      </w:r>
    </w:p>
    <w:p w14:paraId="75AE4D1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17:14</w:t>
      </w:r>
    </w:p>
    <w:p w14:paraId="3AD0B24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Claude responded: Драйвер встановився але Secure Boot заблокував його.</w:t>
      </w:r>
    </w:p>
    <w:p w14:paraId="7354A49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Драйвер встановився але Secure Boot заблокував його. Потрібно вимкнути Secure Boot в BIOS.</w:t>
      </w:r>
    </w:p>
    <w:p w14:paraId="113BEB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Підійдіть до сервера фізично:</w:t>
      </w:r>
    </w:p>
    <w:p w14:paraId="42D236B2" w14:textId="77777777" w:rsidR="00FE6477" w:rsidRPr="00FE6477" w:rsidRDefault="00FE6477" w:rsidP="00FE6477">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Перезавантажте: </w:t>
      </w:r>
      <w:r w:rsidRPr="00FE6477">
        <w:rPr>
          <w:rFonts w:ascii="Courier New" w:eastAsia="Times New Roman" w:hAnsi="Courier New" w:cs="Courier New"/>
          <w:color w:val="8D2525"/>
          <w:kern w:val="0"/>
          <w:sz w:val="20"/>
          <w:szCs w:val="20"/>
          <w:bdr w:val="single" w:sz="2" w:space="0" w:color="auto" w:frame="1"/>
          <w14:ligatures w14:val="none"/>
        </w:rPr>
        <w:t>sudo reboot</w:t>
      </w:r>
    </w:p>
    <w:p w14:paraId="158923FB" w14:textId="77777777" w:rsidR="00FE6477" w:rsidRPr="00FE6477" w:rsidRDefault="00FE6477" w:rsidP="00FE6477">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При старті натисніть </w:t>
      </w:r>
      <w:r w:rsidRPr="00FE6477">
        <w:rPr>
          <w:rFonts w:ascii="Georgia" w:eastAsia="Times New Roman" w:hAnsi="Georgia" w:cs="Segoe UI"/>
          <w:b/>
          <w:bCs/>
          <w:color w:val="121212"/>
          <w:kern w:val="0"/>
          <w:sz w:val="27"/>
          <w:szCs w:val="27"/>
          <w:bdr w:val="single" w:sz="2" w:space="0" w:color="1F1F1E" w:frame="1"/>
          <w14:ligatures w14:val="none"/>
        </w:rPr>
        <w:t>Del</w:t>
      </w:r>
      <w:r w:rsidRPr="00FE6477">
        <w:rPr>
          <w:rFonts w:ascii="Georgia" w:eastAsia="Times New Roman" w:hAnsi="Georgia" w:cs="Segoe UI"/>
          <w:color w:val="121212"/>
          <w:kern w:val="0"/>
          <w:sz w:val="27"/>
          <w:szCs w:val="27"/>
          <w14:ligatures w14:val="none"/>
        </w:rPr>
        <w:t> або </w:t>
      </w:r>
      <w:r w:rsidRPr="00FE6477">
        <w:rPr>
          <w:rFonts w:ascii="Georgia" w:eastAsia="Times New Roman" w:hAnsi="Georgia" w:cs="Segoe UI"/>
          <w:b/>
          <w:bCs/>
          <w:color w:val="121212"/>
          <w:kern w:val="0"/>
          <w:sz w:val="27"/>
          <w:szCs w:val="27"/>
          <w:bdr w:val="single" w:sz="2" w:space="0" w:color="1F1F1E" w:frame="1"/>
          <w14:ligatures w14:val="none"/>
        </w:rPr>
        <w:t>F2</w:t>
      </w:r>
      <w:r w:rsidRPr="00FE6477">
        <w:rPr>
          <w:rFonts w:ascii="Georgia" w:eastAsia="Times New Roman" w:hAnsi="Georgia" w:cs="Segoe UI"/>
          <w:color w:val="121212"/>
          <w:kern w:val="0"/>
          <w:sz w:val="27"/>
          <w:szCs w:val="27"/>
          <w14:ligatures w14:val="none"/>
        </w:rPr>
        <w:t> (залежно від материнської плати)</w:t>
      </w:r>
    </w:p>
    <w:p w14:paraId="49361B71" w14:textId="77777777" w:rsidR="00FE6477" w:rsidRPr="00FE6477" w:rsidRDefault="00FE6477" w:rsidP="00FE6477">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 BIOS знайдіть: </w:t>
      </w:r>
      <w:r w:rsidRPr="00FE6477">
        <w:rPr>
          <w:rFonts w:ascii="Georgia" w:eastAsia="Times New Roman" w:hAnsi="Georgia" w:cs="Segoe UI"/>
          <w:b/>
          <w:bCs/>
          <w:color w:val="121212"/>
          <w:kern w:val="0"/>
          <w:sz w:val="27"/>
          <w:szCs w:val="27"/>
          <w:bdr w:val="single" w:sz="2" w:space="0" w:color="1F1F1E" w:frame="1"/>
          <w14:ligatures w14:val="none"/>
        </w:rPr>
        <w:t>Security</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Secure Boot</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Disabled</w:t>
      </w:r>
    </w:p>
    <w:p w14:paraId="3BC78DED" w14:textId="77777777" w:rsidR="00FE6477" w:rsidRPr="00FE6477" w:rsidRDefault="00FE6477" w:rsidP="00FE6477">
      <w:pPr>
        <w:numPr>
          <w:ilvl w:val="0"/>
          <w:numId w:val="1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Збережіть: </w:t>
      </w:r>
      <w:r w:rsidRPr="00FE6477">
        <w:rPr>
          <w:rFonts w:ascii="Georgia" w:eastAsia="Times New Roman" w:hAnsi="Georgia" w:cs="Segoe UI"/>
          <w:b/>
          <w:bCs/>
          <w:color w:val="121212"/>
          <w:kern w:val="0"/>
          <w:sz w:val="27"/>
          <w:szCs w:val="27"/>
          <w:bdr w:val="single" w:sz="2" w:space="0" w:color="1F1F1E" w:frame="1"/>
          <w14:ligatures w14:val="none"/>
        </w:rPr>
        <w:t>F10</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Yes</w:t>
      </w:r>
    </w:p>
    <w:p w14:paraId="719C88B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завантаження підключіться знову і запустіть </w:t>
      </w:r>
      <w:r w:rsidRPr="00FE6477">
        <w:rPr>
          <w:rFonts w:ascii="Courier New" w:eastAsia="Times New Roman" w:hAnsi="Courier New" w:cs="Courier New"/>
          <w:color w:val="8D2525"/>
          <w:kern w:val="0"/>
          <w:sz w:val="20"/>
          <w:szCs w:val="20"/>
          <w:bdr w:val="single" w:sz="2" w:space="0" w:color="auto" w:frame="1"/>
          <w14:ligatures w14:val="none"/>
        </w:rPr>
        <w:t>nvidia-smi</w:t>
      </w:r>
      <w:r w:rsidRPr="00FE6477">
        <w:rPr>
          <w:rFonts w:ascii="Georgia" w:eastAsia="Times New Roman" w:hAnsi="Georgia" w:cs="Segoe UI"/>
          <w:color w:val="121212"/>
          <w:kern w:val="0"/>
          <w:sz w:val="27"/>
          <w:szCs w:val="27"/>
          <w14:ligatures w14:val="none"/>
        </w:rPr>
        <w:t>.</w:t>
      </w:r>
    </w:p>
    <w:p w14:paraId="1D351F6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nvidia-smi</w:t>
      </w:r>
    </w:p>
    <w:p w14:paraId="1A03A81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nvidia-smi No devices were found leo@leo:~$</w:t>
      </w:r>
    </w:p>
    <w:p w14:paraId="195427C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17:17</w:t>
      </w:r>
    </w:p>
    <w:p w14:paraId="4C86408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Прогрес — драйвер працює, але GPU не бачить.</w:t>
      </w:r>
    </w:p>
    <w:p w14:paraId="556648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Прогрес — драйвер працює, але GPU не бачить. Перевіримо:</w:t>
      </w:r>
    </w:p>
    <w:p w14:paraId="500A285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0BA47B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lshw -C display</w:t>
      </w:r>
    </w:p>
    <w:p w14:paraId="755DA3C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2460C5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sudo lshw -C display</w:t>
      </w:r>
    </w:p>
    <w:p w14:paraId="2F86F4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leo@leo:~$ sudo lshw -C display [sudo: authenticate] Password: *-display description: VGA compatible controller product: GB203GL [RTX PRO 4000 Blackwell] vendor: NVIDIA Corporation physical id: 0 bus info: pci@0000:01:00.0 logical name: /dev/fb0 version: a1 width: 64 bits clock: 33MHz capabilities: pm msi pciexpress msix vga_controller bus_master cap_list rom fb configuration: depth=32 driver=nvidia latency=0 mode=1920x1080 resolution=1920,1080 visual=truecolor xres=1920 yres=1080 resources: iomemory:180-17f iomemory:200-1ff irq:124 memory:d8000000-dbffffff memory:1800000000-1fffffffff memory:2010000000-2011ffffff ioport:f000(size=128) memory:dc000000-dc07ffff memory:dc0c0000-dc0fffff memory:2000000000-200fffffff memory:2012000000-2013ffffff *-display description: VGA compatible controller product: GB203GL [RTX PRO 4000 Blackwell] vendor: NVIDIA Corporation physical id: 0 bus info: </w:t>
      </w:r>
      <w:r w:rsidRPr="00FE6477">
        <w:rPr>
          <w:rFonts w:ascii="Segoe UI" w:eastAsia="Times New Roman" w:hAnsi="Segoe UI" w:cs="Segoe UI"/>
          <w:color w:val="121212"/>
          <w:kern w:val="0"/>
          <w:sz w:val="27"/>
          <w:szCs w:val="27"/>
          <w14:ligatures w14:val="none"/>
        </w:rPr>
        <w:lastRenderedPageBreak/>
        <w:t>pci@0000:10:00.0 version: a1 width: 64 bits clock: 33MHz capabilities: pm msi pciexpress msix vga_controller bus_master cap_list rom configuration: driver=nvidia latency=0 resources: iomemory:280-27f iomemory:300-2ff irq:24 memory:90000000-93ffffff memory:2800000000-2fffffffff memory:3010000000-3011ffffff ioport:c000(size=128) memory:94000000-9407ffff memory:94080000-940bffff memory:3000000000-300fffffff memory:3012000000-3013ffffff *-display description: VGA compatible controller product: Granite Ridge [Radeon Graphics] vendor: Advanced Micro Devices, Inc. [AMD/ATI] physical id: 0 bus info: pci@0000:79:00.0 version: c2 width: 64 bits clock: 33MHz capabilities: pm pciexpress msi msix vga_controller bus_master cap_list configuration: driver=amdgpu latency=0 resources: iomemory:f80-f7f irq:85 memory:f810000000-f81fffffff memory:dc200000-dc3fffff ioport:e000(size=256) memory:dc700000-dc77ffff leo@leo:~$</w:t>
      </w:r>
    </w:p>
    <w:p w14:paraId="674F99C1"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73CA7B2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17:18</w:t>
      </w:r>
    </w:p>
    <w:p w14:paraId="39E41CB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 xml:space="preserve">Claude responded: Обидві RTX 4000 бачать драйвер nvidia </w:t>
      </w:r>
      <w:r w:rsidRPr="00FE6477">
        <w:rPr>
          <w:rFonts w:ascii="Apple Color Emoji" w:eastAsia="Times New Roman" w:hAnsi="Apple Color Emoji" w:cs="Apple Color Emoji"/>
          <w:b/>
          <w:bCs/>
          <w:color w:val="121212"/>
          <w:kern w:val="0"/>
          <w:sz w:val="36"/>
          <w:szCs w:val="36"/>
          <w14:ligatures w14:val="none"/>
        </w:rPr>
        <w:t>✅</w:t>
      </w:r>
    </w:p>
    <w:p w14:paraId="7F2DF76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Обидві RTX 4000 бачать драйвер </w:t>
      </w:r>
      <w:r w:rsidRPr="00FE6477">
        <w:rPr>
          <w:rFonts w:ascii="Courier New" w:eastAsia="Times New Roman" w:hAnsi="Courier New" w:cs="Courier New"/>
          <w:color w:val="8D2525"/>
          <w:kern w:val="0"/>
          <w:sz w:val="20"/>
          <w:szCs w:val="20"/>
          <w:bdr w:val="single" w:sz="2" w:space="0" w:color="auto" w:frame="1"/>
          <w14:ligatures w14:val="none"/>
        </w:rPr>
        <w:t>nvidia</w:t>
      </w:r>
      <w:r w:rsidRPr="00FE6477">
        <w:rPr>
          <w:rFonts w:ascii="Georgia" w:eastAsia="Times New Roman" w:hAnsi="Georgia" w:cs="Segoe UI"/>
          <w:color w:val="121212"/>
          <w:kern w:val="0"/>
          <w:sz w:val="27"/>
          <w:szCs w:val="27"/>
          <w14:ligatures w14:val="none"/>
        </w:rPr>
        <w:t> </w:t>
      </w:r>
      <w:r w:rsidRPr="00FE6477">
        <w:rPr>
          <w:rFonts w:ascii="Apple Color Emoji" w:eastAsia="Times New Roman" w:hAnsi="Apple Color Emoji" w:cs="Apple Color Emoji"/>
          <w:color w:val="121212"/>
          <w:kern w:val="0"/>
          <w:sz w:val="27"/>
          <w:szCs w:val="27"/>
          <w14:ligatures w14:val="none"/>
        </w:rPr>
        <w:t>✅</w:t>
      </w:r>
    </w:p>
    <w:p w14:paraId="217A59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в тому що драйвер 570 ще не підтримує </w:t>
      </w:r>
      <w:r w:rsidRPr="00FE6477">
        <w:rPr>
          <w:rFonts w:ascii="Georgia" w:eastAsia="Times New Roman" w:hAnsi="Georgia" w:cs="Segoe UI"/>
          <w:b/>
          <w:bCs/>
          <w:color w:val="121212"/>
          <w:kern w:val="0"/>
          <w:sz w:val="27"/>
          <w:szCs w:val="27"/>
          <w:bdr w:val="single" w:sz="2" w:space="0" w:color="1F1F1E" w:frame="1"/>
          <w14:ligatures w14:val="none"/>
        </w:rPr>
        <w:t>Blackwell</w:t>
      </w:r>
      <w:r w:rsidRPr="00FE6477">
        <w:rPr>
          <w:rFonts w:ascii="Georgia" w:eastAsia="Times New Roman" w:hAnsi="Georgia" w:cs="Segoe UI"/>
          <w:color w:val="121212"/>
          <w:kern w:val="0"/>
          <w:sz w:val="27"/>
          <w:szCs w:val="27"/>
          <w14:ligatures w14:val="none"/>
        </w:rPr>
        <w:t> (GB203GL) повністю. Потрібна новіша версія.</w:t>
      </w:r>
    </w:p>
    <w:p w14:paraId="6DCA7C9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Встановимо драйвер з офіційного репозиторію NVIDIA:</w:t>
      </w:r>
    </w:p>
    <w:p w14:paraId="0C19BAAB"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521AEC7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software-properties-common</w:t>
      </w:r>
    </w:p>
    <w:p w14:paraId="6DEF645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add-apt-repository ppa:graphics-drivers/ppa</w:t>
      </w:r>
    </w:p>
    <w:p w14:paraId="13E9D4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update</w:t>
      </w:r>
    </w:p>
    <w:p w14:paraId="0C9B125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nvidia-driver-575</w:t>
      </w:r>
    </w:p>
    <w:p w14:paraId="341A956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завершення:</w:t>
      </w:r>
    </w:p>
    <w:p w14:paraId="7AE354E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E3E22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30C236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Підключіться знову і запустіть </w:t>
      </w:r>
      <w:r w:rsidRPr="00FE6477">
        <w:rPr>
          <w:rFonts w:ascii="Courier New" w:eastAsia="Times New Roman" w:hAnsi="Courier New" w:cs="Courier New"/>
          <w:color w:val="8D2525"/>
          <w:kern w:val="0"/>
          <w:sz w:val="20"/>
          <w:szCs w:val="20"/>
          <w:bdr w:val="single" w:sz="2" w:space="0" w:color="auto" w:frame="1"/>
          <w14:ligatures w14:val="none"/>
        </w:rPr>
        <w:t>nvidia-smi</w:t>
      </w:r>
      <w:r w:rsidRPr="00FE6477">
        <w:rPr>
          <w:rFonts w:ascii="Georgia" w:eastAsia="Times New Roman" w:hAnsi="Georgia" w:cs="Segoe UI"/>
          <w:color w:val="121212"/>
          <w:kern w:val="0"/>
          <w:sz w:val="27"/>
          <w:szCs w:val="27"/>
          <w14:ligatures w14:val="none"/>
        </w:rPr>
        <w:t>. Напишіть результат.</w:t>
      </w:r>
    </w:p>
    <w:p w14:paraId="25A81A0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sudo apt install -y software-properties-common</w:t>
      </w:r>
    </w:p>
    <w:p w14:paraId="3CFB64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leo@leo:~$ sudo apt install -y software-properties-common sudo add-apt-repository ppa:graphics-drivers/ppa sudo apt update sudo apt install -y nvidia-driver-575 software-properties-common is already the newest version (0.120). software-properties-common set to manually installed. The following </w:t>
      </w:r>
      <w:r w:rsidRPr="00FE6477">
        <w:rPr>
          <w:rFonts w:ascii="Segoe UI" w:eastAsia="Times New Roman" w:hAnsi="Segoe UI" w:cs="Segoe UI"/>
          <w:color w:val="121212"/>
          <w:kern w:val="0"/>
          <w:sz w:val="27"/>
          <w:szCs w:val="27"/>
          <w14:ligatures w14:val="none"/>
        </w:rPr>
        <w:lastRenderedPageBreak/>
        <w:t>packages were automatically installed and are no longer required: linux-headers-7.0.0-14 linux-image-unsigned-7.0.0-14-generic linux-modules-7.0.0-14-generic linux-tools-7.0.0-14-generic linux-headers-7.0.0-14-generic linux-main-modules-zfs-7.0.0-14-generic linux-tools-7.0.0-14 Use 'sudo apt autoremove' to remove them. Summary: Upgrading: 0, Installing: 0, Removing: 0, Not Upgrading: 0</w:t>
      </w:r>
    </w:p>
    <w:p w14:paraId="133DC4F9"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43BA3CA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17:18</w:t>
      </w:r>
    </w:p>
    <w:p w14:paraId="5AB5B55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Зачекайте поки завершиться add-apt-repository і apt update — вони ще працюють.</w:t>
      </w:r>
    </w:p>
    <w:p w14:paraId="07FAF9A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Зачекайте поки завершиться </w:t>
      </w:r>
      <w:r w:rsidRPr="00FE6477">
        <w:rPr>
          <w:rFonts w:ascii="Courier New" w:eastAsia="Times New Roman" w:hAnsi="Courier New" w:cs="Courier New"/>
          <w:color w:val="8D2525"/>
          <w:kern w:val="0"/>
          <w:sz w:val="20"/>
          <w:szCs w:val="20"/>
          <w:bdr w:val="single" w:sz="2" w:space="0" w:color="auto" w:frame="1"/>
          <w14:ligatures w14:val="none"/>
        </w:rPr>
        <w:t>add-apt-repository</w:t>
      </w:r>
      <w:r w:rsidRPr="00FE6477">
        <w:rPr>
          <w:rFonts w:ascii="Georgia" w:eastAsia="Times New Roman" w:hAnsi="Georgia" w:cs="Segoe UI"/>
          <w:color w:val="121212"/>
          <w:kern w:val="0"/>
          <w:sz w:val="27"/>
          <w:szCs w:val="27"/>
          <w14:ligatures w14:val="none"/>
        </w:rPr>
        <w:t> і </w:t>
      </w:r>
      <w:r w:rsidRPr="00FE6477">
        <w:rPr>
          <w:rFonts w:ascii="Courier New" w:eastAsia="Times New Roman" w:hAnsi="Courier New" w:cs="Courier New"/>
          <w:color w:val="8D2525"/>
          <w:kern w:val="0"/>
          <w:sz w:val="20"/>
          <w:szCs w:val="20"/>
          <w:bdr w:val="single" w:sz="2" w:space="0" w:color="auto" w:frame="1"/>
          <w14:ligatures w14:val="none"/>
        </w:rPr>
        <w:t>apt update</w:t>
      </w:r>
      <w:r w:rsidRPr="00FE6477">
        <w:rPr>
          <w:rFonts w:ascii="Georgia" w:eastAsia="Times New Roman" w:hAnsi="Georgia" w:cs="Segoe UI"/>
          <w:color w:val="121212"/>
          <w:kern w:val="0"/>
          <w:sz w:val="27"/>
          <w:szCs w:val="27"/>
          <w14:ligatures w14:val="none"/>
        </w:rPr>
        <w:t> — вони ще працюють. Напишіть коли побачите рядок </w:t>
      </w:r>
      <w:r w:rsidRPr="00FE6477">
        <w:rPr>
          <w:rFonts w:ascii="Courier New" w:eastAsia="Times New Roman" w:hAnsi="Courier New" w:cs="Courier New"/>
          <w:color w:val="8D2525"/>
          <w:kern w:val="0"/>
          <w:sz w:val="20"/>
          <w:szCs w:val="20"/>
          <w:bdr w:val="single" w:sz="2" w:space="0" w:color="auto" w:frame="1"/>
          <w14:ligatures w14:val="none"/>
        </w:rPr>
        <w:t>leo@leo:~$</w:t>
      </w:r>
      <w:r w:rsidRPr="00FE6477">
        <w:rPr>
          <w:rFonts w:ascii="Georgia" w:eastAsia="Times New Roman" w:hAnsi="Georgia" w:cs="Segoe UI"/>
          <w:color w:val="121212"/>
          <w:kern w:val="0"/>
          <w:sz w:val="27"/>
          <w:szCs w:val="27"/>
          <w14:ligatures w14:val="none"/>
        </w:rPr>
        <w:t> знову.</w:t>
      </w:r>
    </w:p>
    <w:p w14:paraId="4247C8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Installing:</w:t>
      </w:r>
    </w:p>
    <w:p w14:paraId="56D222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Installing: nvidia-driver-575 Summary: Upgrading: 0, Installing: 1, Removing: 0, Not Upgrading: 0 Download size: 12.2 kB Space needed: 37.9 kB / 1,477 GB available Get:1 </w:t>
      </w:r>
      <w:hyperlink r:id="rId1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http://ua.archive.ubuntu.com/ubuntu</w:t>
        </w:r>
      </w:hyperlink>
      <w:r w:rsidRPr="00FE6477">
        <w:rPr>
          <w:rFonts w:ascii="Segoe UI" w:eastAsia="Times New Roman" w:hAnsi="Segoe UI" w:cs="Segoe UI"/>
          <w:color w:val="121212"/>
          <w:kern w:val="0"/>
          <w:sz w:val="27"/>
          <w:szCs w:val="27"/>
          <w14:ligatures w14:val="none"/>
        </w:rPr>
        <w:t xml:space="preserve"> resolute/multiverse amd64 nvidia-driver-575 amd64 575.64.03-0ubuntu4 [12.2 kB] Fetched 12.2 kB in 0s (421 kB/s) Selecting previously unselected package nvidia-driver-575. (Reading database… 145698 files and directories currently installed.) Preparing to unpack …/nvidia-driver-575_575.64.03-0ubuntu4_amd64.deb… Unpacking nvidia-driver-575 (575.64.03-0ubuntu4)… Setting up nvidia-driver-575 (575.64.03-0ubuntu4)… Scanning processes... Scanning processor microcode... Scanning linux images... Running kernel seems to be up-to-date. The processor microcode seems to be up-to-date. No services need to be restarted. No containers need to be restarted. No user sessions are running outdated binaries. No VM guests are running outdated hypervisor (qemu) binaries on this host. leo@leo:~$</w:t>
      </w:r>
    </w:p>
    <w:p w14:paraId="5671B85F"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63BAF850"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17:19</w:t>
      </w:r>
    </w:p>
    <w:p w14:paraId="16D513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Встановилось.</w:t>
      </w:r>
    </w:p>
    <w:p w14:paraId="074D270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Встановилось. Тепер перезавантаження:</w:t>
      </w:r>
    </w:p>
    <w:p w14:paraId="35DDDE5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BA700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70C178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завантаження підключіться з MacBook і перевірте:</w:t>
      </w:r>
    </w:p>
    <w:p w14:paraId="4947439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DF8579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lastRenderedPageBreak/>
        <w:t>nvidia-smi</w:t>
      </w:r>
    </w:p>
    <w:p w14:paraId="4B43FE2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nvidia-smi</w:t>
      </w:r>
    </w:p>
    <w:p w14:paraId="0A7961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nvidia-smi No devices were found leo@leo:~$ nvidia-smi No devices were found leo@leo:~$</w:t>
      </w:r>
    </w:p>
    <w:p w14:paraId="6DABB99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17:21</w:t>
      </w:r>
    </w:p>
    <w:p w14:paraId="6FFAD38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глибша — драйвер 575 встановився як мета-пакет але без повного ядра.</w:t>
      </w:r>
    </w:p>
    <w:p w14:paraId="0492CD6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глибша — драйвер 575 встановився як мета-пакет але без повного ядра. Перевіримо що реально встановлено:</w:t>
      </w:r>
    </w:p>
    <w:p w14:paraId="0EDD86D0"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38990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dpkg -l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nvidia</w:t>
      </w:r>
    </w:p>
    <w:p w14:paraId="2F6A65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1FB1A13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dpkg -l | grep nvidia</w:t>
      </w:r>
    </w:p>
    <w:p w14:paraId="7C83A51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leo@leo:~$ dpkg -l | grep nvidia ii libnvidia-cfg1-580:amd64 580.142-0ubuntu3 amd64 NVIDIA binary OpenGL/GLX configuration library ii libnvidia-common-580 580.142-0ubuntu3 amd64 Shared files used by the NVIDIA libraries ii libnvidia-compute-580:amd64 580.142-0ubuntu3 amd64 NVIDIA libcompute package ii libnvidia-decode-580:amd64 580.142-0ubuntu3 amd64 NVIDIA Video Decoding runtime libraries ii libnvidia-egl-wayland1:amd64 1:1.1.21-1 amd64 Wayland EGL External Platform library -- shared library ii libnvidia-encode-580:amd64 580.142-0ubuntu3 amd64 NVENC Video Encoding runtime library ii libnvidia-extra-580:amd64 580.142-0ubuntu3 amd64 Extra libraries for the NVIDIA driver ii libnvidia-fbc1-580:amd64 580.142-0ubuntu3 amd64 NVIDIA OpenGL-based Framebuffer Capture runtime library ii libnvidia-gl-580:amd64 580.142-0ubuntu3 amd64 NVIDIA OpenGL/GLX/EGL/GLES GLVND libraries and Vulkan ICD ii linux-firmware-nvidia-graphics 20260319.git217ca6e4-0ubuntu1 all Firmware for Nvidia graphics ii nvidia-compute-utils-580 580.142-0ubuntu3 amd64 NVIDIA compute utilities ii nvidia-dkms-580 580.142-0ubuntu3 amd64 NVIDIA DKMS package ii nvidia-driver-570 580.142-0ubuntu3 amd64 NVIDIA Server Driver metapackage (transitional package) ii nvidia-driver-575 575.64.03-0ubuntu4 amd64 NVIDIA Server Driver metapackage ii nvidia-driver-580 580.142-0ubuntu3 amd64 NVIDIA driver metapackage ii nvidia-firmware-580-580.142 580.142-0ubuntu3 amd64 Firmware files used by the kernel module ii nvidia-kernel-common-580 580.142-0ubuntu3 amd64 Shared files used with the </w:t>
      </w:r>
      <w:r w:rsidRPr="00FE6477">
        <w:rPr>
          <w:rFonts w:ascii="Segoe UI" w:eastAsia="Times New Roman" w:hAnsi="Segoe UI" w:cs="Segoe UI"/>
          <w:color w:val="121212"/>
          <w:kern w:val="0"/>
          <w:sz w:val="27"/>
          <w:szCs w:val="27"/>
          <w14:ligatures w14:val="none"/>
        </w:rPr>
        <w:lastRenderedPageBreak/>
        <w:t>kernel module ii nvidia-kernel-source-580 580.142-0ubuntu3 amd64 NVIDIA kernel source package ii nvidia-prime 0.8.17.2build1 all Tools to enable NVIDIA's Prime ii nvidia-settings 510.47.03-0ubuntu7 amd64 Tool for configuring the NVIDIA graphics driver ii nvidia-utils-580 580.142-0ubuntu3 amd64 NVIDIA driver support binaries ii screen-resolution-extra 0.18.5build1 all Extension for the nvidia-settings control panel ii xserver-xorg-video-nvidia-580 580.142-0ubuntu3 amd64 NVIDIA binary Xorg driver leo@leo:~$</w:t>
      </w:r>
    </w:p>
    <w:p w14:paraId="6161F7FD"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0673966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17:21</w:t>
      </w:r>
    </w:p>
    <w:p w14:paraId="1B5EB4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Реально встановлено драйвер 580.</w:t>
      </w:r>
    </w:p>
    <w:p w14:paraId="1B4187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Реально встановлено драйвер </w:t>
      </w:r>
      <w:r w:rsidRPr="00FE6477">
        <w:rPr>
          <w:rFonts w:ascii="Georgia" w:eastAsia="Times New Roman" w:hAnsi="Georgia" w:cs="Segoe UI"/>
          <w:b/>
          <w:bCs/>
          <w:color w:val="121212"/>
          <w:kern w:val="0"/>
          <w:sz w:val="27"/>
          <w:szCs w:val="27"/>
          <w:bdr w:val="single" w:sz="2" w:space="0" w:color="1F1F1E" w:frame="1"/>
          <w14:ligatures w14:val="none"/>
        </w:rPr>
        <w:t>580</w:t>
      </w:r>
      <w:r w:rsidRPr="00FE6477">
        <w:rPr>
          <w:rFonts w:ascii="Georgia" w:eastAsia="Times New Roman" w:hAnsi="Georgia" w:cs="Segoe UI"/>
          <w:color w:val="121212"/>
          <w:kern w:val="0"/>
          <w:sz w:val="27"/>
          <w:szCs w:val="27"/>
          <w14:ligatures w14:val="none"/>
        </w:rPr>
        <w:t>. Перевіримо чому не бачить GPU:</w:t>
      </w:r>
    </w:p>
    <w:p w14:paraId="3BE7B56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327E2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dmesg</w:t>
      </w:r>
      <w:r w:rsidRPr="00FE6477">
        <w:rPr>
          <w:rFonts w:ascii="Courier New" w:eastAsia="Times New Roman" w:hAnsi="Courier New" w:cs="Courier New"/>
          <w:color w:val="14181F"/>
          <w:kern w:val="0"/>
          <w:sz w:val="20"/>
          <w:szCs w:val="20"/>
          <w:bdr w:val="single" w:sz="2" w:space="0" w:color="1F1F1E" w:frame="1"/>
          <w14:ligatures w14:val="none"/>
        </w:rPr>
        <w:t xml:space="preserve">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-i nvidia | </w:t>
      </w:r>
      <w:r w:rsidRPr="00FE6477">
        <w:rPr>
          <w:rFonts w:ascii="Courier New" w:eastAsia="Times New Roman" w:hAnsi="Courier New" w:cs="Courier New"/>
          <w:color w:val="0051C2"/>
          <w:kern w:val="0"/>
          <w:sz w:val="20"/>
          <w:szCs w:val="20"/>
          <w:bdr w:val="single" w:sz="2" w:space="0" w:color="1F1F1E" w:frame="1"/>
          <w14:ligatures w14:val="none"/>
        </w:rPr>
        <w:t>tail</w:t>
      </w:r>
      <w:r w:rsidRPr="00FE6477">
        <w:rPr>
          <w:rFonts w:ascii="Courier New" w:eastAsia="Times New Roman" w:hAnsi="Courier New" w:cs="Courier New"/>
          <w:color w:val="14181F"/>
          <w:kern w:val="0"/>
          <w:sz w:val="20"/>
          <w:szCs w:val="20"/>
          <w:bdr w:val="single" w:sz="2" w:space="0" w:color="1F1F1E" w:frame="1"/>
          <w14:ligatures w14:val="none"/>
        </w:rPr>
        <w:t xml:space="preserve"> -20</w:t>
      </w:r>
    </w:p>
    <w:p w14:paraId="6C17E3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6B7399C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dmesg | grep -i nvidia | tail -20</w:t>
      </w:r>
    </w:p>
    <w:p w14:paraId="4CE046E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dmesg | grep -i nvidia | tail -20 dmesg: read kernel buffer failed: Operation not permitted leo@leo:~$</w:t>
      </w:r>
    </w:p>
    <w:p w14:paraId="530E033C"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17:22</w:t>
      </w:r>
    </w:p>
    <w:p w14:paraId="5B9EE86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Потрібні права.</w:t>
      </w:r>
    </w:p>
    <w:p w14:paraId="7A471F9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Потрібні права. Спробуйте:</w:t>
      </w:r>
    </w:p>
    <w:p w14:paraId="1594ECE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D523BF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dmesg</w:t>
      </w:r>
      <w:r w:rsidRPr="00FE6477">
        <w:rPr>
          <w:rFonts w:ascii="Courier New" w:eastAsia="Times New Roman" w:hAnsi="Courier New" w:cs="Courier New"/>
          <w:color w:val="14181F"/>
          <w:kern w:val="0"/>
          <w:sz w:val="20"/>
          <w:szCs w:val="20"/>
          <w:bdr w:val="single" w:sz="2" w:space="0" w:color="1F1F1E" w:frame="1"/>
          <w14:ligatures w14:val="none"/>
        </w:rPr>
        <w:t xml:space="preserve">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-i nvidia | </w:t>
      </w:r>
      <w:r w:rsidRPr="00FE6477">
        <w:rPr>
          <w:rFonts w:ascii="Courier New" w:eastAsia="Times New Roman" w:hAnsi="Courier New" w:cs="Courier New"/>
          <w:color w:val="0051C2"/>
          <w:kern w:val="0"/>
          <w:sz w:val="20"/>
          <w:szCs w:val="20"/>
          <w:bdr w:val="single" w:sz="2" w:space="0" w:color="1F1F1E" w:frame="1"/>
          <w14:ligatures w14:val="none"/>
        </w:rPr>
        <w:t>tail</w:t>
      </w:r>
      <w:r w:rsidRPr="00FE6477">
        <w:rPr>
          <w:rFonts w:ascii="Courier New" w:eastAsia="Times New Roman" w:hAnsi="Courier New" w:cs="Courier New"/>
          <w:color w:val="14181F"/>
          <w:kern w:val="0"/>
          <w:sz w:val="20"/>
          <w:szCs w:val="20"/>
          <w:bdr w:val="single" w:sz="2" w:space="0" w:color="1F1F1E" w:frame="1"/>
          <w14:ligatures w14:val="none"/>
        </w:rPr>
        <w:t xml:space="preserve"> -20</w:t>
      </w:r>
    </w:p>
    <w:p w14:paraId="26D2E3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sudo dmesg | grep -i nvidia | tail -20</w:t>
      </w:r>
    </w:p>
    <w:p w14:paraId="0360E4A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sudo dmesg | grep -i nvidia | tail -20 [sudo: authenticate] Password: [ 7.277514] input: HDA NVidia HDMI/DP,pcm=3 as /devices/pci0000:00/0000:00:02.1/0000:02:00.0/0000:03:08.0/0000:09:00.0/0000:0a:08.0/0000:10:00.1/sound/card1/input22 [ 7.279196] input: HDA NVidia HDMI/DP,pcm=7 as /devices/pci0000:00/0000:00:02.1/0000:02:00.0/0000:03:08.0/0000:09:00.0/0000:0a:08.0/0000:10:00.1/sound/card1/input23 [ 7.279428] input: HDA NVidia HDMI/DP,pcm=8 as /devices/pci0000:00/0000:00:02.1/0000:02:00.0/0000:03:08.0/0000:09:00.0/000</w:t>
      </w:r>
      <w:r w:rsidRPr="00FE6477">
        <w:rPr>
          <w:rFonts w:ascii="Segoe UI" w:eastAsia="Times New Roman" w:hAnsi="Segoe UI" w:cs="Segoe UI"/>
          <w:color w:val="121212"/>
          <w:kern w:val="0"/>
          <w:sz w:val="27"/>
          <w:szCs w:val="27"/>
          <w14:ligatures w14:val="none"/>
        </w:rPr>
        <w:lastRenderedPageBreak/>
        <w:t>0:0a:08.0/0000:10:00.1/sound/card1/input24 [ 7.279661] input: HDA NVidia HDMI/DP,pcm=9 as /devices/pci0000:00/0000:00:02.1/0000:02:00.0/0000:03:08.0/0000:09:00.0/0000:0a:08.0/0000:10:00.1/sound/card1/input25 [ 7.283985] input: HDA NVidia HDMI/DP,pcm=3 as /devices/pci0000:00/0000:00:01.1/0000:01:00.1/sound/card0/input18 [ 7.285695] input: HDA NVidia HDMI/DP,pcm=7 as /devices/pci0000:00/0000:00:01.1/0000:01:00.1/sound/card0/input19 [ 7.288049] input: HDA NVidia HDMI/DP,pcm=8 as /devices/pci0000:00/0000:00:01.1/0000:01:00.1/sound/card0/input20 [ 7.294280] input: HDA NVidia HDMI/DP,pcm=9 as /devices/pci0000:00/0000:00:01.1/0000:01:00.1/sound/card0/input21 [ 8.911615] NVRM: The NVIDIA GPU 0000:01:00.0 (PCI ID: 10de:2c34) NVRM: installed in this system requires use of the NVIDIA open kernel modules. [ 8.947912] NVRM: The NVIDIA GPU 0000:01:00.0 (PCI ID: 10de:2c34) NVRM: installed in this system requires use of the NVIDIA open kernel modules. [ 33.958854] NVRM: The NVIDIA GPU 0000:01:00.0 (PCI ID: 10de:2c34) NVRM: installed in this system requires use of the NVIDIA open kernel modules. [ 34.001443] NVRM: The NVIDIA GPU 0000:10:00.0 (PCI ID: 10de:2c34) NVRM: installed in this system requires use of the NVIDIA open kernel modules. [ 48.992993] NVRM: The NVIDIA GPU 0000:10:00.0 (PCI ID: 10de:2c34) NVRM: installed in this system requires use of the NVIDIA open kernel modules. [ 49.035358] NVRM: The NVIDIA GPU 0000:01:00.0 (PCI ID: 10de:2c34) NVRM: installed in this system requires use of the NVIDIA open kernel modules. leo@leo:~$</w:t>
      </w:r>
    </w:p>
    <w:p w14:paraId="37317958"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0008FD2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17:22</w:t>
      </w:r>
    </w:p>
    <w:p w14:paraId="73E4DF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Ось проблема — Blackwell вимагає open kernel modules:</w:t>
      </w:r>
    </w:p>
    <w:p w14:paraId="2E6756C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Ось проблема — Blackwell вимагає </w:t>
      </w:r>
      <w:r w:rsidRPr="00FE6477">
        <w:rPr>
          <w:rFonts w:ascii="Georgia" w:eastAsia="Times New Roman" w:hAnsi="Georgia" w:cs="Segoe UI"/>
          <w:b/>
          <w:bCs/>
          <w:color w:val="121212"/>
          <w:kern w:val="0"/>
          <w:sz w:val="27"/>
          <w:szCs w:val="27"/>
          <w:bdr w:val="single" w:sz="2" w:space="0" w:color="1F1F1E" w:frame="1"/>
          <w14:ligatures w14:val="none"/>
        </w:rPr>
        <w:t>open kernel modules</w:t>
      </w:r>
      <w:r w:rsidRPr="00FE6477">
        <w:rPr>
          <w:rFonts w:ascii="Georgia" w:eastAsia="Times New Roman" w:hAnsi="Georgia" w:cs="Segoe UI"/>
          <w:color w:val="121212"/>
          <w:kern w:val="0"/>
          <w:sz w:val="27"/>
          <w:szCs w:val="27"/>
          <w14:ligatures w14:val="none"/>
        </w:rPr>
        <w:t>:</w:t>
      </w:r>
    </w:p>
    <w:p w14:paraId="4D7A16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NVRM: installed in this system requires use of the NVIDIA open kernel modules.</w:t>
      </w:r>
    </w:p>
    <w:p w14:paraId="5FCD24E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Встановлюємо правильний варіант:</w:t>
      </w:r>
    </w:p>
    <w:p w14:paraId="5C0DD0B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90BEC2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nvidia-open-580</w:t>
      </w:r>
    </w:p>
    <w:p w14:paraId="79700D9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завершення:</w:t>
      </w:r>
    </w:p>
    <w:p w14:paraId="5AC6C0E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lastRenderedPageBreak/>
        <w:t>bash</w:t>
      </w:r>
    </w:p>
    <w:p w14:paraId="15E471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77E5418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підключіться і перевірте </w:t>
      </w:r>
      <w:r w:rsidRPr="00FE6477">
        <w:rPr>
          <w:rFonts w:ascii="Courier New" w:eastAsia="Times New Roman" w:hAnsi="Courier New" w:cs="Courier New"/>
          <w:color w:val="8D2525"/>
          <w:kern w:val="0"/>
          <w:sz w:val="20"/>
          <w:szCs w:val="20"/>
          <w:bdr w:val="single" w:sz="2" w:space="0" w:color="auto" w:frame="1"/>
          <w14:ligatures w14:val="none"/>
        </w:rPr>
        <w:t>nvidia-smi</w:t>
      </w:r>
      <w:r w:rsidRPr="00FE6477">
        <w:rPr>
          <w:rFonts w:ascii="Georgia" w:eastAsia="Times New Roman" w:hAnsi="Georgia" w:cs="Segoe UI"/>
          <w:color w:val="121212"/>
          <w:kern w:val="0"/>
          <w:sz w:val="27"/>
          <w:szCs w:val="27"/>
          <w14:ligatures w14:val="none"/>
        </w:rPr>
        <w:t>.</w:t>
      </w:r>
    </w:p>
    <w:p w14:paraId="310FDC4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Error: Unable to locate package nvidia-open-580</w:t>
      </w:r>
    </w:p>
    <w:p w14:paraId="4882F3A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Error: Unable to locate package nvidia-open-580</w:t>
      </w:r>
    </w:p>
    <w:p w14:paraId="62CA0F4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17:22</w:t>
      </w:r>
    </w:p>
    <w:p w14:paraId="7CBA01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Спробуйте так:</w:t>
      </w:r>
    </w:p>
    <w:p w14:paraId="06DEF14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Спробуйте так:</w:t>
      </w:r>
    </w:p>
    <w:p w14:paraId="31DA5FA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19421A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search nvidia-open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80"/>
          <w:kern w:val="0"/>
          <w:sz w:val="20"/>
          <w:szCs w:val="20"/>
          <w:bdr w:val="single" w:sz="2" w:space="0" w:color="1F1F1E" w:frame="1"/>
          <w14:ligatures w14:val="none"/>
        </w:rPr>
        <w:t>580</w:t>
      </w:r>
    </w:p>
    <w:p w14:paraId="4ADB95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650612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WARNING: apt does not have a stable CLI interface.</w:t>
      </w:r>
    </w:p>
    <w:p w14:paraId="34EF5A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WARNING: apt does not have a stable CLI interface. Use with caution in scripts. leo@leo:~$</w:t>
      </w:r>
    </w:p>
    <w:p w14:paraId="5D7F5C7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17:23</w:t>
      </w:r>
    </w:p>
    <w:p w14:paraId="7A0BD19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Нічого не знайшло.</w:t>
      </w:r>
    </w:p>
    <w:p w14:paraId="3274982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Нічого не знайшло. Встановимо вручну через DKMS:</w:t>
      </w:r>
    </w:p>
    <w:p w14:paraId="3DFEB5A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F8C00E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nvidia-dkms-580</w:t>
      </w:r>
    </w:p>
    <w:p w14:paraId="690B054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завершення:</w:t>
      </w:r>
    </w:p>
    <w:p w14:paraId="66D5E4D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6B8A52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64A3D67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w:t>
      </w:r>
      <w:r w:rsidRPr="00FE6477">
        <w:rPr>
          <w:rFonts w:ascii="Courier New" w:eastAsia="Times New Roman" w:hAnsi="Courier New" w:cs="Courier New"/>
          <w:color w:val="8D2525"/>
          <w:kern w:val="0"/>
          <w:sz w:val="20"/>
          <w:szCs w:val="20"/>
          <w:bdr w:val="single" w:sz="2" w:space="0" w:color="auto" w:frame="1"/>
          <w14:ligatures w14:val="none"/>
        </w:rPr>
        <w:t>nvidia-smi</w:t>
      </w:r>
      <w:r w:rsidRPr="00FE6477">
        <w:rPr>
          <w:rFonts w:ascii="Georgia" w:eastAsia="Times New Roman" w:hAnsi="Georgia" w:cs="Segoe UI"/>
          <w:color w:val="121212"/>
          <w:kern w:val="0"/>
          <w:sz w:val="27"/>
          <w:szCs w:val="27"/>
          <w14:ligatures w14:val="none"/>
        </w:rPr>
        <w:t>. Що показує?</w:t>
      </w:r>
    </w:p>
    <w:p w14:paraId="7C66F6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sudo apt install -y nvidia-dkms-580</w:t>
      </w:r>
    </w:p>
    <w:p w14:paraId="1509C9F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sudo apt install -y nvidia-dkms-580 nvidia-dkms-580 is already the newest version (580.142-0ubuntu3). nvidia-dkms-580 set to manually installed. The following packages were automatically installed and are no longer required: linux-headers-7.0.0-14 linux-image-unsigned-7.0.0-14-generic linux-modules-7.0.0-14-generic linux-tools-7.0.0-14-generic linux-headers-7.0.0-14-generic linux-main-modules-zfs-7.0.0-14-generic linux-tools-7.0.0-14 Use 'sudo apt autoremove' to remove them. Summary: Upgrading: 0, Installing: 0, Removing: 0, Not Upgrading: 0 leo@leo:~$</w:t>
      </w:r>
    </w:p>
    <w:p w14:paraId="3394B12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lastRenderedPageBreak/>
        <w:t>17:23</w:t>
      </w:r>
    </w:p>
    <w:p w14:paraId="6A5D5BD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в тому що потрібен модуль з відкритим кодом.</w:t>
      </w:r>
    </w:p>
    <w:p w14:paraId="1A9941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в тому що потрібен модуль з відкритим кодом. Встановимо напряму:</w:t>
      </w:r>
    </w:p>
    <w:p w14:paraId="0465BDFB"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E35F1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nvidia-kernel-open-580</w:t>
      </w:r>
    </w:p>
    <w:p w14:paraId="068CA7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5D0352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Error: Unable to locate package nvidia-kernel-open-580</w:t>
      </w:r>
    </w:p>
    <w:p w14:paraId="63918E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Error: Unable to locate package nvidia-kernel-open-580 leo@leo:~$</w:t>
      </w:r>
    </w:p>
    <w:p w14:paraId="6220A24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17:24</w:t>
      </w:r>
    </w:p>
    <w:p w14:paraId="18FF043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 що доступно:</w:t>
      </w:r>
    </w:p>
    <w:p w14:paraId="0A50A9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 що доступно:</w:t>
      </w:r>
    </w:p>
    <w:p w14:paraId="538A8F4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5A704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search nvidia-kernel-open</w:t>
      </w:r>
    </w:p>
    <w:p w14:paraId="736D82C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4B3DF3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Error: Unable to locate package nvidia-kernel-open-580</w:t>
      </w:r>
    </w:p>
    <w:p w14:paraId="22B3DAD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Error: Unable to locate package nvidia-kernel-open-580 leo@leo:~$ sudo apt search nvidia-kernel-open leo@leo:~$ sudo apt search nvidia-kernel-open leo@leo:~$</w:t>
      </w:r>
    </w:p>
    <w:p w14:paraId="68DFDD7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17:24</w:t>
      </w:r>
    </w:p>
    <w:p w14:paraId="6F40439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Встановимо напряму з офіційного сайту NVIDIA.</w:t>
      </w:r>
    </w:p>
    <w:p w14:paraId="0F6E19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Встановимо напряму з офіційного сайту NVIDIA. Спочатку завантажимо інсталятор:</w:t>
      </w:r>
    </w:p>
    <w:p w14:paraId="0DE28EC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78CF0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cd</w:t>
      </w:r>
      <w:r w:rsidRPr="00FE6477">
        <w:rPr>
          <w:rFonts w:ascii="Courier New" w:eastAsia="Times New Roman" w:hAnsi="Courier New" w:cs="Courier New"/>
          <w:color w:val="14181F"/>
          <w:kern w:val="0"/>
          <w:sz w:val="20"/>
          <w:szCs w:val="20"/>
          <w:bdr w:val="single" w:sz="2" w:space="0" w:color="1F1F1E" w:frame="1"/>
          <w14:ligatures w14:val="none"/>
        </w:rPr>
        <w:t xml:space="preserve"> /tmp</w:t>
      </w:r>
    </w:p>
    <w:p w14:paraId="04ED175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wget</w:t>
      </w:r>
      <w:r w:rsidRPr="00FE6477">
        <w:rPr>
          <w:rFonts w:ascii="Courier New" w:eastAsia="Times New Roman" w:hAnsi="Courier New" w:cs="Courier New"/>
          <w:color w:val="14181F"/>
          <w:kern w:val="0"/>
          <w:sz w:val="20"/>
          <w:szCs w:val="20"/>
          <w:bdr w:val="single" w:sz="2" w:space="0" w:color="1F1F1E" w:frame="1"/>
          <w14:ligatures w14:val="none"/>
        </w:rPr>
        <w:t xml:space="preserve"> https://developer.download.nvidia.com/compute/cuda/12.9.0/local_installers/cuda_12.9.0_575.51.03_linux.run</w:t>
      </w:r>
    </w:p>
    <w:p w14:paraId="16A5475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кілька хвилин (~5GB). Напишіть коли завантажиться.</w:t>
      </w:r>
    </w:p>
    <w:p w14:paraId="5DAF7DB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cuda12.</w:t>
      </w:r>
    </w:p>
    <w:p w14:paraId="3075F75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cuda_12.9.0_575.51.03_[linux.run](</w:t>
      </w:r>
      <w:hyperlink r:id="rId1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100%[==============================================================&gt;] 5.44G 57.7MB/s in 98s 2026-04-30 14:26:18 (56.6 MB/s) - ‘cuda_12.9.0_575.51.03_[linux.run](</w:t>
      </w:r>
      <w:hyperlink r:id="rId1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xml:space="preserve"> saved [5839691742/5839691742] leo@leo:/tmp$</w:t>
      </w:r>
    </w:p>
    <w:p w14:paraId="389FCBF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17:26</w:t>
      </w:r>
    </w:p>
    <w:p w14:paraId="656044A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Завантажилось.</w:t>
      </w:r>
    </w:p>
    <w:p w14:paraId="3937966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Завантажилось. Тепер встановлюємо:</w:t>
      </w:r>
    </w:p>
    <w:p w14:paraId="249213C3"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30CDC9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cuda_12.9.0_575.51.03_linux.run --silent --driver --open</w:t>
      </w:r>
    </w:p>
    <w:p w14:paraId="6F780C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3-5 хвилин. Напишіть коли завершиться.</w:t>
      </w:r>
    </w:p>
    <w:p w14:paraId="6B738E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sh cuda12.</w:t>
      </w:r>
    </w:p>
    <w:p w14:paraId="4B3E7D6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sh cuda_12.9.0_575.51.03_[linux.run](</w:t>
      </w:r>
      <w:hyperlink r:id="rId1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--open sudo sh cuda_12.9.0_575.51.03_[linux.run](</w:t>
      </w:r>
      <w:hyperlink r:id="rId14"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--open ./cuda-installer: error while loading shared libraries: [libxml2.so](</w:t>
      </w:r>
      <w:hyperlink r:id="rId15"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cannot open shared object file: No such file or directory leo@leo:/tmp$</w:t>
      </w:r>
    </w:p>
    <w:p w14:paraId="375D9C8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17:27</w:t>
      </w:r>
    </w:p>
    <w:p w14:paraId="1D4AC5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Потрібна бібліотека.</w:t>
      </w:r>
    </w:p>
    <w:p w14:paraId="587A48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Потрібна бібліотека. Встановимо:</w:t>
      </w:r>
    </w:p>
    <w:p w14:paraId="66386C1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D976B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libxml2</w:t>
      </w:r>
    </w:p>
    <w:p w14:paraId="5506A93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знову:</w:t>
      </w:r>
    </w:p>
    <w:p w14:paraId="7B9763E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9E047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cuda_12.9.0_575.51.03_linux.run --silent --driver --open</w:t>
      </w:r>
    </w:p>
    <w:p w14:paraId="2C153E9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Error: Package 'libxml2' has no installation candidate</w:t>
      </w:r>
    </w:p>
    <w:p w14:paraId="460DED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Error: Package 'libxml2' has no installation candidate leo@leo:/tmp$ sudo apt install -y libxml2 Package libxml2 is not available, but is referred to by another package. This may mean that the package is missing, has been obsoleted, or is only available from another source Error: Package 'libxml2' has no installation candidate leo@leo:/tmp$</w:t>
      </w:r>
    </w:p>
    <w:p w14:paraId="1F4E1A00"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17:28</w:t>
      </w:r>
    </w:p>
    <w:p w14:paraId="124828C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Дивно що немає libxml2.</w:t>
      </w:r>
    </w:p>
    <w:p w14:paraId="7551054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Дивно що немає libxml2. Перевіримо версію Ubuntu:</w:t>
      </w:r>
    </w:p>
    <w:p w14:paraId="40453ED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B890F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lsb_release -a</w:t>
      </w:r>
    </w:p>
    <w:p w14:paraId="1436E16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187228B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lsb_release -a</w:t>
      </w:r>
    </w:p>
    <w:p w14:paraId="6E9128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lsb_release -a No LSB modules are available. Distributor ID: Ubuntu Description: Ubuntu 26.04 LTS Release: 26.04 Codename: resolute leo@leo:/tmp$</w:t>
      </w:r>
    </w:p>
    <w:p w14:paraId="51BE766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17:28</w:t>
      </w:r>
    </w:p>
    <w:p w14:paraId="12D1083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Ось в чому справа — у вас встановилась Ubuntu 26.</w:t>
      </w:r>
    </w:p>
    <w:p w14:paraId="7835D6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Ось в чому справа — у вас встановилась </w:t>
      </w:r>
      <w:r w:rsidRPr="00FE6477">
        <w:rPr>
          <w:rFonts w:ascii="Georgia" w:eastAsia="Times New Roman" w:hAnsi="Georgia" w:cs="Segoe UI"/>
          <w:b/>
          <w:bCs/>
          <w:color w:val="121212"/>
          <w:kern w:val="0"/>
          <w:sz w:val="27"/>
          <w:szCs w:val="27"/>
          <w:bdr w:val="single" w:sz="2" w:space="0" w:color="1F1F1E" w:frame="1"/>
          <w14:ligatures w14:val="none"/>
        </w:rPr>
        <w:t>Ubuntu 26.04</w:t>
      </w:r>
      <w:r w:rsidRPr="00FE6477">
        <w:rPr>
          <w:rFonts w:ascii="Georgia" w:eastAsia="Times New Roman" w:hAnsi="Georgia" w:cs="Segoe UI"/>
          <w:color w:val="121212"/>
          <w:kern w:val="0"/>
          <w:sz w:val="27"/>
          <w:szCs w:val="27"/>
          <w14:ligatures w14:val="none"/>
        </w:rPr>
        <w:t> (найновіша, ще не стабільна). Ми скачували 24.04 але встановилась 26.04.</w:t>
      </w:r>
    </w:p>
    <w:p w14:paraId="4466DAF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пояснює всі проблеми — репозиторії неповні, пакети відсутні.</w:t>
      </w:r>
    </w:p>
    <w:p w14:paraId="38EADC0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Є два варіанти:</w:t>
      </w:r>
    </w:p>
    <w:p w14:paraId="25077EB0"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4D8285BD">
          <v:rect id="_x0000_i1081" style="width:0;height:0" o:hralign="center" o:hrstd="t" o:hr="t" fillcolor="#a0a0a0" stroked="f"/>
        </w:pict>
      </w:r>
    </w:p>
    <w:p w14:paraId="2B93FBB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Варіант 1 — перевстановити Ubuntu 24.04 (рекомендую)</w:t>
      </w:r>
      <w:r w:rsidRPr="00FE6477">
        <w:rPr>
          <w:rFonts w:ascii="Georgia" w:eastAsia="Times New Roman" w:hAnsi="Georgia" w:cs="Segoe UI"/>
          <w:color w:val="121212"/>
          <w:kern w:val="0"/>
          <w:sz w:val="27"/>
          <w:szCs w:val="27"/>
          <w14:ligatures w14:val="none"/>
        </w:rPr>
        <w:t> Найнадійніше. Скачати саме 24.04.2:</w:t>
      </w:r>
    </w:p>
    <w:p w14:paraId="672D0D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https://releases.ubuntu.com/24.04.2/ubuntu-24.04.2-live-server-amd64.iso</w:t>
      </w:r>
    </w:p>
    <w:p w14:paraId="467CF506"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3518585">
          <v:rect id="_x0000_i1082" style="width:0;height:0" o:hralign="center" o:hrstd="t" o:hr="t" fillcolor="#a0a0a0" stroked="f"/>
        </w:pict>
      </w:r>
    </w:p>
    <w:p w14:paraId="42D0C7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Варіант 2 — спробувати виправити репозиторії на 26.04</w:t>
      </w:r>
      <w:r w:rsidRPr="00FE6477">
        <w:rPr>
          <w:rFonts w:ascii="Georgia" w:eastAsia="Times New Roman" w:hAnsi="Georgia" w:cs="Segoe UI"/>
          <w:color w:val="121212"/>
          <w:kern w:val="0"/>
          <w:sz w:val="27"/>
          <w:szCs w:val="27"/>
          <w14:ligatures w14:val="none"/>
        </w:rPr>
        <w:t> Ризиковано, може не спрацювати для NVIDIA Blackwell.</w:t>
      </w:r>
    </w:p>
    <w:p w14:paraId="5E83C33C"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097BFB56">
          <v:rect id="_x0000_i1083" style="width:0;height:0" o:hralign="center" o:hrstd="t" o:hr="t" fillcolor="#a0a0a0" stroked="f"/>
        </w:pict>
      </w:r>
    </w:p>
    <w:p w14:paraId="7FE5C74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вибираєте?</w:t>
      </w:r>
    </w:p>
    <w:p w14:paraId="2D1B2A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варіант 2</w:t>
      </w:r>
    </w:p>
    <w:p w14:paraId="063417F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варіант 2</w:t>
      </w:r>
    </w:p>
    <w:p w14:paraId="1787EF5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17:29</w:t>
      </w:r>
    </w:p>
    <w:p w14:paraId="54F6A91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Спробуємо виправити репозиторії.</w:t>
      </w:r>
    </w:p>
    <w:p w14:paraId="15C0A2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Спробуємо виправити репозиторії. Спочатку перевіримо:</w:t>
      </w:r>
    </w:p>
    <w:p w14:paraId="1A20505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4B74C6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cat</w:t>
      </w:r>
      <w:r w:rsidRPr="00FE6477">
        <w:rPr>
          <w:rFonts w:ascii="Courier New" w:eastAsia="Times New Roman" w:hAnsi="Courier New" w:cs="Courier New"/>
          <w:color w:val="14181F"/>
          <w:kern w:val="0"/>
          <w:sz w:val="20"/>
          <w:szCs w:val="20"/>
          <w:bdr w:val="single" w:sz="2" w:space="0" w:color="1F1F1E" w:frame="1"/>
          <w14:ligatures w14:val="none"/>
        </w:rPr>
        <w:t xml:space="preserve"> /etc/apt/sources.list</w:t>
      </w:r>
    </w:p>
    <w:p w14:paraId="66FA34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27BFD79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cat /etc/apt/sources.</w:t>
      </w:r>
    </w:p>
    <w:p w14:paraId="05BEED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cat /etc/apt/sources.list # Ubuntu sources have moved to /etc/apt/sources.list.d/ubuntu.sources leo@leo:/tmp$</w:t>
      </w:r>
    </w:p>
    <w:p w14:paraId="08AA87C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lastRenderedPageBreak/>
        <w:t>17:29</w:t>
      </w:r>
    </w:p>
    <w:p w14:paraId="1127477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 новий файл:</w:t>
      </w:r>
    </w:p>
    <w:p w14:paraId="2AEE65B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 новий файл:</w:t>
      </w:r>
    </w:p>
    <w:p w14:paraId="16C11F7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9E191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cat</w:t>
      </w:r>
      <w:r w:rsidRPr="00FE6477">
        <w:rPr>
          <w:rFonts w:ascii="Courier New" w:eastAsia="Times New Roman" w:hAnsi="Courier New" w:cs="Courier New"/>
          <w:color w:val="14181F"/>
          <w:kern w:val="0"/>
          <w:sz w:val="20"/>
          <w:szCs w:val="20"/>
          <w:bdr w:val="single" w:sz="2" w:space="0" w:color="1F1F1E" w:frame="1"/>
          <w14:ligatures w14:val="none"/>
        </w:rPr>
        <w:t xml:space="preserve"> /etc/apt/sources.list.d/ubuntu.sources</w:t>
      </w:r>
    </w:p>
    <w:p w14:paraId="2D89FBA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21880CE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cat /etc/apt/sources.</w:t>
      </w:r>
    </w:p>
    <w:p w14:paraId="7B6324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leo@leo:/tmp$ cat /etc/apt/sources.list # Ubuntu sources have moved to /etc/apt/sources.list.d/ubuntu.sources leo@leo:/tmp$ cat /etc/apt/sources.list.d/ubuntu.sources Types: deb URIs: </w:t>
      </w:r>
      <w:hyperlink r:id="rId16"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http://ua.archive.ubuntu.com/ubuntu/</w:t>
        </w:r>
      </w:hyperlink>
      <w:r w:rsidRPr="00FE6477">
        <w:rPr>
          <w:rFonts w:ascii="Segoe UI" w:eastAsia="Times New Roman" w:hAnsi="Segoe UI" w:cs="Segoe UI"/>
          <w:color w:val="121212"/>
          <w:kern w:val="0"/>
          <w:sz w:val="27"/>
          <w:szCs w:val="27"/>
          <w14:ligatures w14:val="none"/>
        </w:rPr>
        <w:t xml:space="preserve"> Suites: resolute resolute-updates resolute-backports Components: main restricted universe multiverse Signed-By: /usr/share/keyrings/ubuntu-archive-keyring.gpg Types: deb URIs: </w:t>
      </w:r>
      <w:hyperlink r:id="rId17"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http://security.ubuntu.com/ubuntu/</w:t>
        </w:r>
      </w:hyperlink>
      <w:r w:rsidRPr="00FE6477">
        <w:rPr>
          <w:rFonts w:ascii="Segoe UI" w:eastAsia="Times New Roman" w:hAnsi="Segoe UI" w:cs="Segoe UI"/>
          <w:color w:val="121212"/>
          <w:kern w:val="0"/>
          <w:sz w:val="27"/>
          <w:szCs w:val="27"/>
          <w14:ligatures w14:val="none"/>
        </w:rPr>
        <w:t xml:space="preserve"> Suites: resolute-security Components: main restricted universe multiverse Signed-By: /usr/share/keyrings/ubuntu-archive-keyring.gpg leo@leo:/tmp$</w:t>
      </w:r>
    </w:p>
    <w:p w14:paraId="257939C6"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36AA220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17:30</w:t>
      </w:r>
    </w:p>
    <w:p w14:paraId="37E8D3E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Додамо репозиторій з libxml2 та виправимо залежності:</w:t>
      </w:r>
    </w:p>
    <w:p w14:paraId="7A16A2A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Додамо репозиторій з libxml2 та виправимо залежності:</w:t>
      </w:r>
    </w:p>
    <w:p w14:paraId="5169E68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6BDECC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libxml2-dev</w:t>
      </w:r>
    </w:p>
    <w:p w14:paraId="1F30CA4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2DCC22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встановив</w:t>
      </w:r>
    </w:p>
    <w:p w14:paraId="0B54E1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встановив</w:t>
      </w:r>
    </w:p>
    <w:p w14:paraId="526CB90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17:30</w:t>
      </w:r>
    </w:p>
    <w:p w14:paraId="300369F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Тепер знову запускаємо інсталятор CUDA:</w:t>
      </w:r>
    </w:p>
    <w:p w14:paraId="0E05A89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знову запускаємо інсталятор CUDA:</w:t>
      </w:r>
    </w:p>
    <w:p w14:paraId="0A224E2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11BF93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/tmp/cuda_12.9.0_575.51.03_linux.run --silent --driver --open</w:t>
      </w:r>
    </w:p>
    <w:p w14:paraId="093499C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41FC6F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sh /tmp/cuda12.</w:t>
      </w:r>
    </w:p>
    <w:p w14:paraId="0C51B6D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leo@leo:/tmp$ sudo sh /tmp/cuda_12.9.0_575.51.03_[linux.run](</w:t>
      </w:r>
      <w:hyperlink r:id="rId18"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--open ./cuda-installer: error while loading shared libraries: [libxml2.so](</w:t>
      </w:r>
      <w:hyperlink r:id="rId19"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cannot open shared object file: No such file or directory leo@leo:/tmp$</w:t>
      </w:r>
    </w:p>
    <w:p w14:paraId="35E03EC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17:31</w:t>
      </w:r>
    </w:p>
    <w:p w14:paraId="76D54EF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Бібліотека є але не знаходить.</w:t>
      </w:r>
    </w:p>
    <w:p w14:paraId="7043C23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Бібліотека є але не знаходить. Перевіримо:</w:t>
      </w:r>
    </w:p>
    <w:p w14:paraId="727F438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74F444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find</w:t>
      </w:r>
      <w:r w:rsidRPr="00FE6477">
        <w:rPr>
          <w:rFonts w:ascii="Courier New" w:eastAsia="Times New Roman" w:hAnsi="Courier New" w:cs="Courier New"/>
          <w:color w:val="14181F"/>
          <w:kern w:val="0"/>
          <w:sz w:val="20"/>
          <w:szCs w:val="20"/>
          <w:bdr w:val="single" w:sz="2" w:space="0" w:color="1F1F1E" w:frame="1"/>
          <w14:ligatures w14:val="none"/>
        </w:rPr>
        <w:t xml:space="preserve"> /usr -name </w:t>
      </w:r>
      <w:r w:rsidRPr="00FE6477">
        <w:rPr>
          <w:rFonts w:ascii="Courier New" w:eastAsia="Times New Roman" w:hAnsi="Courier New" w:cs="Courier New"/>
          <w:color w:val="008000"/>
          <w:kern w:val="0"/>
          <w:sz w:val="20"/>
          <w:szCs w:val="20"/>
          <w:bdr w:val="single" w:sz="2" w:space="0" w:color="1F1F1E" w:frame="1"/>
          <w14:ligatures w14:val="none"/>
        </w:rPr>
        <w:t>"libxml2.so*"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b/>
          <w:bCs/>
          <w:color w:val="B80A18"/>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&gt;/dev/null</w:t>
      </w:r>
    </w:p>
    <w:p w14:paraId="56FB19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7A088F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sh /tmp/cuda12.</w:t>
      </w:r>
    </w:p>
    <w:p w14:paraId="35731A7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sh /tmp/cuda_12.9.0_575.51.03_[linux.run](</w:t>
      </w:r>
      <w:hyperlink r:id="rId2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--open ./cuda-installer: error while loading shared libraries: [libxml2.so](</w:t>
      </w:r>
      <w:hyperlink r:id="rId2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cannot open shared object file: No such file or directory leo@leo:/tmp$ find /usr -name "[libxml2.so](</w:t>
      </w:r>
      <w:hyperlink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w:t>
        </w:r>
      </w:hyperlink>
      <w:r w:rsidRPr="00FE6477">
        <w:rPr>
          <w:rFonts w:ascii="Segoe UI" w:eastAsia="Times New Roman" w:hAnsi="Segoe UI" w:cs="Segoe UI"/>
          <w:color w:val="121212"/>
          <w:kern w:val="0"/>
          <w:sz w:val="27"/>
          <w:szCs w:val="27"/>
          <w14:ligatures w14:val="none"/>
        </w:rPr>
        <w:t>" 2&gt;/dev/null /usr/lib/x86_64-linux-gnu/[libxml2.so](</w:t>
      </w:r>
      <w:hyperlink r:id="rId2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w:t>
        </w:r>
      </w:hyperlink>
      <w:r w:rsidRPr="00FE6477">
        <w:rPr>
          <w:rFonts w:ascii="Segoe UI" w:eastAsia="Times New Roman" w:hAnsi="Segoe UI" w:cs="Segoe UI"/>
          <w:color w:val="121212"/>
          <w:kern w:val="0"/>
          <w:sz w:val="27"/>
          <w:szCs w:val="27"/>
          <w14:ligatures w14:val="none"/>
        </w:rPr>
        <w:t>) /usr/lib/x86_64-linux-gnu/[libxml2.so](</w:t>
      </w:r>
      <w:hyperlink r:id="rId2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http://libxml2.so).16</w:t>
        </w:r>
      </w:hyperlink>
      <w:r w:rsidRPr="00FE6477">
        <w:rPr>
          <w:rFonts w:ascii="Segoe UI" w:eastAsia="Times New Roman" w:hAnsi="Segoe UI" w:cs="Segoe UI"/>
          <w:color w:val="121212"/>
          <w:kern w:val="0"/>
          <w:sz w:val="27"/>
          <w:szCs w:val="27"/>
          <w14:ligatures w14:val="none"/>
        </w:rPr>
        <w:t xml:space="preserve"> /usr/lib/x86_64-linux-gnu/[libxml2.so](</w:t>
      </w:r>
      <w:hyperlink r:id="rId24"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http://libxml2.so).16.1.2</w:t>
        </w:r>
      </w:hyperlink>
      <w:r w:rsidRPr="00FE6477">
        <w:rPr>
          <w:rFonts w:ascii="Segoe UI" w:eastAsia="Times New Roman" w:hAnsi="Segoe UI" w:cs="Segoe UI"/>
          <w:color w:val="121212"/>
          <w:kern w:val="0"/>
          <w:sz w:val="27"/>
          <w:szCs w:val="27"/>
          <w14:ligatures w14:val="none"/>
        </w:rPr>
        <w:t xml:space="preserve"> leo@leo:/tmp$</w:t>
      </w:r>
    </w:p>
    <w:p w14:paraId="1BCC422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17:31</w:t>
      </w:r>
    </w:p>
    <w:p w14:paraId="06124E4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 є libxml2.</w:t>
      </w:r>
    </w:p>
    <w:p w14:paraId="07519C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 є </w:t>
      </w:r>
      <w:r w:rsidRPr="00FE6477">
        <w:rPr>
          <w:rFonts w:ascii="Courier New" w:eastAsia="Times New Roman" w:hAnsi="Courier New" w:cs="Courier New"/>
          <w:color w:val="8D2525"/>
          <w:kern w:val="0"/>
          <w:sz w:val="20"/>
          <w:szCs w:val="20"/>
          <w:bdr w:val="single" w:sz="2" w:space="0" w:color="auto" w:frame="1"/>
          <w14:ligatures w14:val="none"/>
        </w:rPr>
        <w:t>libxml2.so.16</w:t>
      </w:r>
      <w:r w:rsidRPr="00FE6477">
        <w:rPr>
          <w:rFonts w:ascii="Georgia" w:eastAsia="Times New Roman" w:hAnsi="Georgia" w:cs="Segoe UI"/>
          <w:color w:val="121212"/>
          <w:kern w:val="0"/>
          <w:sz w:val="27"/>
          <w:szCs w:val="27"/>
          <w14:ligatures w14:val="none"/>
        </w:rPr>
        <w:t> але інсталятор шукає </w:t>
      </w:r>
      <w:r w:rsidRPr="00FE6477">
        <w:rPr>
          <w:rFonts w:ascii="Courier New" w:eastAsia="Times New Roman" w:hAnsi="Courier New" w:cs="Courier New"/>
          <w:color w:val="8D2525"/>
          <w:kern w:val="0"/>
          <w:sz w:val="20"/>
          <w:szCs w:val="20"/>
          <w:bdr w:val="single" w:sz="2" w:space="0" w:color="auto" w:frame="1"/>
          <w14:ligatures w14:val="none"/>
        </w:rPr>
        <w:t>libxml2.so.2</w:t>
      </w:r>
      <w:r w:rsidRPr="00FE6477">
        <w:rPr>
          <w:rFonts w:ascii="Georgia" w:eastAsia="Times New Roman" w:hAnsi="Georgia" w:cs="Segoe UI"/>
          <w:color w:val="121212"/>
          <w:kern w:val="0"/>
          <w:sz w:val="27"/>
          <w:szCs w:val="27"/>
          <w14:ligatures w14:val="none"/>
        </w:rPr>
        <w:t>. Створимо символічне посилання:</w:t>
      </w:r>
    </w:p>
    <w:p w14:paraId="60E19F3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AA639F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ln</w:t>
      </w:r>
      <w:r w:rsidRPr="00FE6477">
        <w:rPr>
          <w:rFonts w:ascii="Courier New" w:eastAsia="Times New Roman" w:hAnsi="Courier New" w:cs="Courier New"/>
          <w:color w:val="14181F"/>
          <w:kern w:val="0"/>
          <w:sz w:val="20"/>
          <w:szCs w:val="20"/>
          <w:bdr w:val="single" w:sz="2" w:space="0" w:color="1F1F1E" w:frame="1"/>
          <w14:ligatures w14:val="none"/>
        </w:rPr>
        <w:t xml:space="preserve"> -s /usr/lib/x86_64-linux-gnu/libxml2.so.16 /usr/lib/x86_64-linux-gnu/libxml2.so.2</w:t>
      </w:r>
    </w:p>
    <w:p w14:paraId="660B17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w:t>
      </w:r>
    </w:p>
    <w:p w14:paraId="5299B6E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E0A73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/tmp/cuda_12.9.0_575.51.03_linux.run --silent --driver --open</w:t>
      </w:r>
    </w:p>
    <w:p w14:paraId="21F2E0C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7DA5AC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sh /tmp/cuda12.</w:t>
      </w:r>
    </w:p>
    <w:p w14:paraId="57DE2AC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sh /tmp/cuda_12.9.0_575.51.03_[linux.run](</w:t>
      </w:r>
      <w:hyperlink r:id="rId25"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--open ./cuda-installer: /lib/x86_64-linux-gnu/[libxml2.so](</w:t>
      </w:r>
      <w:hyperlink r:id="rId26"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xml:space="preserve">: no version information available (required by ./cuda-installer) ./cuda-installer: </w:t>
      </w:r>
      <w:r w:rsidRPr="00FE6477">
        <w:rPr>
          <w:rFonts w:ascii="Segoe UI" w:eastAsia="Times New Roman" w:hAnsi="Segoe UI" w:cs="Segoe UI"/>
          <w:color w:val="121212"/>
          <w:kern w:val="0"/>
          <w:sz w:val="27"/>
          <w:szCs w:val="27"/>
          <w14:ligatures w14:val="none"/>
        </w:rPr>
        <w:lastRenderedPageBreak/>
        <w:t>/lib/x86_64-linux-gnu/[libxml2.so](</w:t>
      </w:r>
      <w:hyperlink r:id="rId27"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28"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Unknown option: --open</w:t>
      </w:r>
    </w:p>
    <w:p w14:paraId="011C34D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17:32</w:t>
      </w:r>
    </w:p>
    <w:p w14:paraId="3224E5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Прогрес!</w:t>
      </w:r>
    </w:p>
    <w:p w14:paraId="4C9618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Прогрес! Помилка libxml2 майже вирішена. Проблема що </w:t>
      </w:r>
      <w:r w:rsidRPr="00FE6477">
        <w:rPr>
          <w:rFonts w:ascii="Courier New" w:eastAsia="Times New Roman" w:hAnsi="Courier New" w:cs="Courier New"/>
          <w:color w:val="8D2525"/>
          <w:kern w:val="0"/>
          <w:sz w:val="20"/>
          <w:szCs w:val="20"/>
          <w:bdr w:val="single" w:sz="2" w:space="0" w:color="auto" w:frame="1"/>
          <w14:ligatures w14:val="none"/>
        </w:rPr>
        <w:t>--open</w:t>
      </w:r>
      <w:r w:rsidRPr="00FE6477">
        <w:rPr>
          <w:rFonts w:ascii="Georgia" w:eastAsia="Times New Roman" w:hAnsi="Georgia" w:cs="Segoe UI"/>
          <w:color w:val="121212"/>
          <w:kern w:val="0"/>
          <w:sz w:val="27"/>
          <w:szCs w:val="27"/>
          <w14:ligatures w14:val="none"/>
        </w:rPr>
        <w:t> не підтримується в цій версії. Спробуємо без нього:</w:t>
      </w:r>
    </w:p>
    <w:p w14:paraId="35313D2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D04CEF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/tmp/cuda_12.9.0_575.51.03_linux.run --silent --driver</w:t>
      </w:r>
    </w:p>
    <w:p w14:paraId="7C85084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169CC77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sh /tmp/cuda12.</w:t>
      </w:r>
    </w:p>
    <w:p w14:paraId="179C26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sh /tmp/cuda_12.9.0_575.51.03_[linux.run](</w:t>
      </w:r>
      <w:hyperlink r:id="rId29"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./cuda-installer: /lib/x86_64-linux-gnu/[libxml2.so](</w:t>
      </w:r>
      <w:hyperlink r:id="rId3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3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3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Existing package manager installation of the driver found. It is strongly recommended that you remove this before continuing. Override this check by passing --override-driver-check leo@leo:/tmp$</w:t>
      </w:r>
    </w:p>
    <w:p w14:paraId="5C8E02A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17:33</w:t>
      </w:r>
    </w:p>
    <w:p w14:paraId="4F088F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Запустимо з override:</w:t>
      </w:r>
    </w:p>
    <w:p w14:paraId="166752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Запустимо з override:</w:t>
      </w:r>
    </w:p>
    <w:p w14:paraId="14D6F79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5E4315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/tmp/cuda_12.9.0_575.51.03_linux.run --silent --driver --override-driver-check</w:t>
      </w:r>
    </w:p>
    <w:p w14:paraId="6E44E0B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636EBD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ln -s /usr/lib/x8664-linux-gnu/libxml2.</w:t>
      </w:r>
    </w:p>
    <w:p w14:paraId="2A6BA77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ln -s /usr/lib/x86_64-linux-gnu/[libxml2.so](</w:t>
      </w:r>
      <w:hyperlink r:id="rId3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http://libxml2.so).16</w:t>
        </w:r>
      </w:hyperlink>
      <w:r w:rsidRPr="00FE6477">
        <w:rPr>
          <w:rFonts w:ascii="Segoe UI" w:eastAsia="Times New Roman" w:hAnsi="Segoe UI" w:cs="Segoe UI"/>
          <w:color w:val="121212"/>
          <w:kern w:val="0"/>
          <w:sz w:val="27"/>
          <w:szCs w:val="27"/>
          <w14:ligatures w14:val="none"/>
        </w:rPr>
        <w:t xml:space="preserve"> /usr/lib/x86_64-linux-gnu/[libxml2.so](</w:t>
      </w:r>
      <w:hyperlink r:id="rId34"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xml:space="preserve"> leo@leo:/tmp$ sudo sh </w:t>
      </w:r>
      <w:r w:rsidRPr="00FE6477">
        <w:rPr>
          <w:rFonts w:ascii="Segoe UI" w:eastAsia="Times New Roman" w:hAnsi="Segoe UI" w:cs="Segoe UI"/>
          <w:color w:val="121212"/>
          <w:kern w:val="0"/>
          <w:sz w:val="27"/>
          <w:szCs w:val="27"/>
          <w14:ligatures w14:val="none"/>
        </w:rPr>
        <w:lastRenderedPageBreak/>
        <w:t>/tmp/cuda_12.9.0_575.51.03_[linux.run](</w:t>
      </w:r>
      <w:hyperlink r:id="rId35"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--open ./cuda-installer: /lib/x86_64-linux-gnu/[libxml2.so](</w:t>
      </w:r>
      <w:hyperlink r:id="rId36"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37"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38"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Unknown option: --open leo@leo:/tmp$ sudo sh /tmp/cuda_12.9.0_575.51.03_[linux.run](</w:t>
      </w:r>
      <w:hyperlink r:id="rId39"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./cuda-installer: /lib/x86_64-linux-gnu/[libxml2.so](</w:t>
      </w:r>
      <w:hyperlink r:id="rId4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4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4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Existing package manager installation of the driver found. It is strongly recommended that you remove this before continuing. Override this check by passing --override-driver-check leo@leo:/tmp$ sudo sh /tmp/cuda_12.9.0_575.51.03_[linux.run](</w:t>
      </w:r>
      <w:hyperlink r:id="rId4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--override-driver-check ./cuda-installer: /lib/x86_64-linux-gnu/[libxml2.so](</w:t>
      </w:r>
      <w:hyperlink r:id="rId44"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45"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46"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Failed to verify gcc version. See log at /var/log/cuda-installer.log for details. leo@leo:/tmp$</w:t>
      </w:r>
    </w:p>
    <w:p w14:paraId="7F044BC1"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62DB2EE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17:34</w:t>
      </w:r>
    </w:p>
    <w:p w14:paraId="0DA38D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Потрібен gcc.</w:t>
      </w:r>
    </w:p>
    <w:p w14:paraId="568A17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Потрібен gcc. Встановимо:</w:t>
      </w:r>
    </w:p>
    <w:p w14:paraId="0AA4CFC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FC4F4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gcc </w:t>
      </w:r>
      <w:r w:rsidRPr="00FE6477">
        <w:rPr>
          <w:rFonts w:ascii="Courier New" w:eastAsia="Times New Roman" w:hAnsi="Courier New" w:cs="Courier New"/>
          <w:color w:val="0051C2"/>
          <w:kern w:val="0"/>
          <w:sz w:val="20"/>
          <w:szCs w:val="20"/>
          <w:bdr w:val="single" w:sz="2" w:space="0" w:color="1F1F1E" w:frame="1"/>
          <w14:ligatures w14:val="none"/>
        </w:rPr>
        <w:t>make</w:t>
      </w:r>
    </w:p>
    <w:p w14:paraId="71EDED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w:t>
      </w:r>
    </w:p>
    <w:p w14:paraId="4FCB5D8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7D0C67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/tmp/cuda_12.9.0_575.51.03_linux.run --silent --driver --override-driver-check</w:t>
      </w:r>
    </w:p>
    <w:p w14:paraId="2F5A675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You said: leo@leo:/tmp$ sudo sh /tmp/cuda12.</w:t>
      </w:r>
    </w:p>
    <w:p w14:paraId="3A3B89F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sh /tmp/cuda_12.9.0_575.51.03_[linux.run](</w:t>
      </w:r>
      <w:hyperlink r:id="rId47"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--override-driver-check ./cuda-installer: /lib/x86_64-linux-gnu/[libxml2.so](</w:t>
      </w:r>
      <w:hyperlink r:id="rId48"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49"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5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Failed to verify gcc version. See log at /var/log/cuda-installer.log for details. leo@leo:/tmp$</w:t>
      </w:r>
    </w:p>
    <w:p w14:paraId="1927966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17:35</w:t>
      </w:r>
    </w:p>
    <w:p w14:paraId="1EC1BB9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 лог помилки:</w:t>
      </w:r>
    </w:p>
    <w:p w14:paraId="094594D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 лог помилки:</w:t>
      </w:r>
    </w:p>
    <w:p w14:paraId="4D6B32C0"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486D04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cat</w:t>
      </w:r>
      <w:r w:rsidRPr="00FE6477">
        <w:rPr>
          <w:rFonts w:ascii="Courier New" w:eastAsia="Times New Roman" w:hAnsi="Courier New" w:cs="Courier New"/>
          <w:color w:val="14181F"/>
          <w:kern w:val="0"/>
          <w:sz w:val="20"/>
          <w:szCs w:val="20"/>
          <w:bdr w:val="single" w:sz="2" w:space="0" w:color="1F1F1E" w:frame="1"/>
          <w14:ligatures w14:val="none"/>
        </w:rPr>
        <w:t xml:space="preserve"> /var/log/cuda-installer.log</w:t>
      </w:r>
    </w:p>
    <w:p w14:paraId="62F04C0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37A11FB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cat /var/log/cuda-installer.</w:t>
      </w:r>
    </w:p>
    <w:p w14:paraId="3B4A05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cat /var/log/cuda-installer.log [INFO]: Setting silent=true [INFO]: Setting driver=true [INFO]: Overriding driver check [INFO]: Driver installation detected by command: apt list --installed | grep -e nvidia-driver-[0-9][0-9][0-9] -e nvidia-[0-9][0-9][0-9] [INFO]: Checking compiler version... [INFO]: gcc location: /usr/bin/gcc [INFO]: gcc version: gcc version 15.2.0 (Ubuntu 15.2.0-16ubuntu1) [ERROR]: unsupported compiler version: 15.2.0. Use --override to override this check. leo@leo:/tmp$</w:t>
      </w:r>
    </w:p>
    <w:p w14:paraId="21C583D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17:36</w:t>
      </w:r>
    </w:p>
    <w:p w14:paraId="315EBC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gcc 15 занадто новий для цього інсталятора.</w:t>
      </w:r>
    </w:p>
    <w:p w14:paraId="1A7135B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gcc 15 занадто новий для цього інсталятора. Додамо </w:t>
      </w:r>
      <w:r w:rsidRPr="00FE6477">
        <w:rPr>
          <w:rFonts w:ascii="Courier New" w:eastAsia="Times New Roman" w:hAnsi="Courier New" w:cs="Courier New"/>
          <w:color w:val="8D2525"/>
          <w:kern w:val="0"/>
          <w:sz w:val="20"/>
          <w:szCs w:val="20"/>
          <w:bdr w:val="single" w:sz="2" w:space="0" w:color="auto" w:frame="1"/>
          <w14:ligatures w14:val="none"/>
        </w:rPr>
        <w:t>--override</w:t>
      </w:r>
      <w:r w:rsidRPr="00FE6477">
        <w:rPr>
          <w:rFonts w:ascii="Georgia" w:eastAsia="Times New Roman" w:hAnsi="Georgia" w:cs="Segoe UI"/>
          <w:color w:val="121212"/>
          <w:kern w:val="0"/>
          <w:sz w:val="27"/>
          <w:szCs w:val="27"/>
          <w14:ligatures w14:val="none"/>
        </w:rPr>
        <w:t>:</w:t>
      </w:r>
    </w:p>
    <w:p w14:paraId="04276DF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7B1D86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r w:rsidRPr="00FE6477">
        <w:rPr>
          <w:rFonts w:ascii="Courier New" w:eastAsia="Times New Roman" w:hAnsi="Courier New" w:cs="Courier New"/>
          <w:color w:val="14181F"/>
          <w:kern w:val="0"/>
          <w:sz w:val="20"/>
          <w:szCs w:val="20"/>
          <w:bdr w:val="single" w:sz="2" w:space="0" w:color="1F1F1E" w:frame="1"/>
          <w14:ligatures w14:val="none"/>
        </w:rPr>
        <w:t xml:space="preserve"> /tmp/cuda_12.9.0_575.51.03_linux.run --silent --driver --override-driver-check --override</w:t>
      </w:r>
    </w:p>
    <w:p w14:paraId="7CC781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CC8406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You said: leo@leo:/tmp$ sudo sh /tmp/cuda12.</w:t>
      </w:r>
    </w:p>
    <w:p w14:paraId="795B20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sh /tmp/cuda_12.9.0_575.51.03_[linux.run](</w:t>
      </w:r>
      <w:hyperlink r:id="rId5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http://linux.run</w:t>
        </w:r>
      </w:hyperlink>
      <w:r w:rsidRPr="00FE6477">
        <w:rPr>
          <w:rFonts w:ascii="Segoe UI" w:eastAsia="Times New Roman" w:hAnsi="Segoe UI" w:cs="Segoe UI"/>
          <w:color w:val="121212"/>
          <w:kern w:val="0"/>
          <w:sz w:val="27"/>
          <w:szCs w:val="27"/>
          <w14:ligatures w14:val="none"/>
        </w:rPr>
        <w:t>) --silent --driver --override-driver-check --override ./cuda-installer: /lib/x86_64-linux-gnu/[libxml2.so](</w:t>
      </w:r>
      <w:hyperlink r:id="rId5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5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 ./cuda-installer: /lib/x86_64-linux-gnu/[libxml2.so](</w:t>
      </w:r>
      <w:hyperlink r:id="rId54"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http://libxml2.so).2</w:t>
        </w:r>
      </w:hyperlink>
      <w:r w:rsidRPr="00FE6477">
        <w:rPr>
          <w:rFonts w:ascii="Segoe UI" w:eastAsia="Times New Roman" w:hAnsi="Segoe UI" w:cs="Segoe UI"/>
          <w:color w:val="121212"/>
          <w:kern w:val="0"/>
          <w:sz w:val="27"/>
          <w:szCs w:val="27"/>
          <w14:ligatures w14:val="none"/>
        </w:rPr>
        <w:t>: no version information available (required by ./cuda-installer)</w:t>
      </w:r>
    </w:p>
    <w:p w14:paraId="37F52FB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17:37</w:t>
      </w:r>
    </w:p>
    <w:p w14:paraId="5433F4C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Зависло на libxml2.</w:t>
      </w:r>
    </w:p>
    <w:p w14:paraId="6841DE0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Зависло на libxml2. Перевіримо лог:</w:t>
      </w:r>
    </w:p>
    <w:p w14:paraId="41EF1EF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D849A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cat</w:t>
      </w:r>
      <w:r w:rsidRPr="00FE6477">
        <w:rPr>
          <w:rFonts w:ascii="Courier New" w:eastAsia="Times New Roman" w:hAnsi="Courier New" w:cs="Courier New"/>
          <w:color w:val="14181F"/>
          <w:kern w:val="0"/>
          <w:sz w:val="20"/>
          <w:szCs w:val="20"/>
          <w:bdr w:val="single" w:sz="2" w:space="0" w:color="1F1F1E" w:frame="1"/>
          <w14:ligatures w14:val="none"/>
        </w:rPr>
        <w:t xml:space="preserve"> /var/log/cuda-installer.log | </w:t>
      </w:r>
      <w:r w:rsidRPr="00FE6477">
        <w:rPr>
          <w:rFonts w:ascii="Courier New" w:eastAsia="Times New Roman" w:hAnsi="Courier New" w:cs="Courier New"/>
          <w:color w:val="0051C2"/>
          <w:kern w:val="0"/>
          <w:sz w:val="20"/>
          <w:szCs w:val="20"/>
          <w:bdr w:val="single" w:sz="2" w:space="0" w:color="1F1F1E" w:frame="1"/>
          <w14:ligatures w14:val="none"/>
        </w:rPr>
        <w:t>tail</w:t>
      </w:r>
      <w:r w:rsidRPr="00FE6477">
        <w:rPr>
          <w:rFonts w:ascii="Courier New" w:eastAsia="Times New Roman" w:hAnsi="Courier New" w:cs="Courier New"/>
          <w:color w:val="14181F"/>
          <w:kern w:val="0"/>
          <w:sz w:val="20"/>
          <w:szCs w:val="20"/>
          <w:bdr w:val="single" w:sz="2" w:space="0" w:color="1F1F1E" w:frame="1"/>
          <w14:ligatures w14:val="none"/>
        </w:rPr>
        <w:t xml:space="preserve"> -30</w:t>
      </w:r>
    </w:p>
    <w:p w14:paraId="331837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4314217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[INFO]: Setting silent=true</w:t>
      </w:r>
    </w:p>
    <w:p w14:paraId="765511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[INFO]: Setting silent=true [INFO]: Setting driver=true [INFO]: Overriding driver check [INFO]: Overriding compiler check [INFO]: Driver installation detected by command: apt list --installed | grep -e nvidia-driver-[0-9][0-9][0-9] -e nvidia-[0-9][0-9][0-9] [INFO]: Initializing menu [INFO]: nvidia-fs.setKOVersion(2.25.6) [INFO]: Silent install option: skipping toolkit [INFO]: Silent install option: skipping toolkit [INFO]: Silent install option: skipping toolkit [INFO]: Installing: Driver [INFO]: Installing: 575.51.03 [INFO]: Executing NVIDIA-Linux-x86_[64-575.51.03.run](</w:t>
      </w:r>
      <w:hyperlink r:id="rId55"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http://64-575.51.03.run</w:t>
        </w:r>
      </w:hyperlink>
      <w:r w:rsidRPr="00FE6477">
        <w:rPr>
          <w:rFonts w:ascii="Segoe UI" w:eastAsia="Times New Roman" w:hAnsi="Segoe UI" w:cs="Segoe UI"/>
          <w:color w:val="121212"/>
          <w:kern w:val="0"/>
          <w:sz w:val="27"/>
          <w:szCs w:val="27"/>
          <w14:ligatures w14:val="none"/>
        </w:rPr>
        <w:t>) --ui=none --no-questions --accept-license --disable-nouveau --no-cc-version-check --install-libglvnd 2&gt;&amp;1 [INFO]: Finished with code: 256 [ERROR]: Install of driver component failed. Consult the driver log at /var/log/nvidia-installer.log for more details. [ERROR]: Install of 575.51.03 failed, quitting</w:t>
      </w:r>
    </w:p>
    <w:p w14:paraId="389F5054"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52D97C4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17:38</w:t>
      </w:r>
    </w:p>
    <w:p w14:paraId="7C82BBB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 лог NVIDIA:</w:t>
      </w:r>
    </w:p>
    <w:p w14:paraId="3E682D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 лог NVIDIA:</w:t>
      </w:r>
    </w:p>
    <w:p w14:paraId="3D9BEA8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18027F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cat</w:t>
      </w:r>
      <w:r w:rsidRPr="00FE6477">
        <w:rPr>
          <w:rFonts w:ascii="Courier New" w:eastAsia="Times New Roman" w:hAnsi="Courier New" w:cs="Courier New"/>
          <w:color w:val="14181F"/>
          <w:kern w:val="0"/>
          <w:sz w:val="20"/>
          <w:szCs w:val="20"/>
          <w:bdr w:val="single" w:sz="2" w:space="0" w:color="1F1F1E" w:frame="1"/>
          <w14:ligatures w14:val="none"/>
        </w:rPr>
        <w:t xml:space="preserve"> /var/log/nvidia-installer.log | </w:t>
      </w:r>
      <w:r w:rsidRPr="00FE6477">
        <w:rPr>
          <w:rFonts w:ascii="Courier New" w:eastAsia="Times New Roman" w:hAnsi="Courier New" w:cs="Courier New"/>
          <w:color w:val="0051C2"/>
          <w:kern w:val="0"/>
          <w:sz w:val="20"/>
          <w:szCs w:val="20"/>
          <w:bdr w:val="single" w:sz="2" w:space="0" w:color="1F1F1E" w:frame="1"/>
          <w14:ligatures w14:val="none"/>
        </w:rPr>
        <w:t>tail</w:t>
      </w:r>
      <w:r w:rsidRPr="00FE6477">
        <w:rPr>
          <w:rFonts w:ascii="Courier New" w:eastAsia="Times New Roman" w:hAnsi="Courier New" w:cs="Courier New"/>
          <w:color w:val="14181F"/>
          <w:kern w:val="0"/>
          <w:sz w:val="20"/>
          <w:szCs w:val="20"/>
          <w:bdr w:val="single" w:sz="2" w:space="0" w:color="1F1F1E" w:frame="1"/>
          <w14:ligatures w14:val="none"/>
        </w:rPr>
        <w:t xml:space="preserve"> -40</w:t>
      </w:r>
    </w:p>
    <w:p w14:paraId="4C88EA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Що показує?</w:t>
      </w:r>
    </w:p>
    <w:p w14:paraId="3B8D48F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leo@leo:/tmp$ sudo cat /var/log/nvidia-installer.</w:t>
      </w:r>
    </w:p>
    <w:p w14:paraId="3636276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leo@leo:/tmp$ sudo cat /var/log/nvidia-installer.log | tail -40 compilation terminated. make[4]: *** [/usr/src/linux-headers-7.0.0-15-generic/scripts/Makefile.build:289: nvidia/nv.o] Error 1 nvidia/nv-platform.c:32:10: fatal error: nv-platform.h: No such file or directory 32 | #include "nv-platform.h" | ^~~~~~~~~~~~</w:t>
      </w:r>
      <w:del w:id="0" w:author="Unknown">
        <w:r w:rsidRPr="00FE6477">
          <w:rPr>
            <w:rFonts w:ascii="Segoe UI" w:eastAsia="Times New Roman" w:hAnsi="Segoe UI" w:cs="Segoe UI"/>
            <w:color w:val="121212"/>
            <w:kern w:val="0"/>
            <w:sz w:val="27"/>
            <w:szCs w:val="27"/>
            <w:bdr w:val="single" w:sz="2" w:space="0" w:color="1F1F1E" w:frame="1"/>
            <w14:ligatures w14:val="none"/>
          </w:rPr>
          <w:delText>~ compilation terminated. make[4]: *** [/usr/src/linux-headers-7.0.0-15-generic/scripts/Makefile.build:289: nvidia/nv-backlight.o] Error 1 make[4]: *** [/usr/src/linux-headers-7.0.0-15-generic/scripts/Makefile.build:289: nvidia/nv-platform.o] Error 1 nvidia/nv-pci.c:25:10: fatal error: nv-pci-types.h: No such file or directory 25 | #include "nv-pci-types.h" | ^</w:delText>
        </w:r>
      </w:del>
      <w:r w:rsidRPr="00FE6477">
        <w:rPr>
          <w:rFonts w:ascii="Segoe UI" w:eastAsia="Times New Roman" w:hAnsi="Segoe UI" w:cs="Segoe UI"/>
          <w:color w:val="121212"/>
          <w:kern w:val="0"/>
          <w:sz w:val="27"/>
          <w:szCs w:val="27"/>
          <w14:ligatures w14:val="none"/>
        </w:rPr>
        <w:t>~~~~~~~~~~</w:t>
      </w:r>
      <w:del w:id="1" w:author="Unknown">
        <w:r w:rsidRPr="00FE6477">
          <w:rPr>
            <w:rFonts w:ascii="Segoe UI" w:eastAsia="Times New Roman" w:hAnsi="Segoe UI" w:cs="Segoe UI"/>
            <w:color w:val="121212"/>
            <w:kern w:val="0"/>
            <w:sz w:val="27"/>
            <w:szCs w:val="27"/>
            <w:bdr w:val="single" w:sz="2" w:space="0" w:color="1F1F1E" w:frame="1"/>
            <w14:ligatures w14:val="none"/>
          </w:rPr>
          <w:delText>~ compilation terminated. make[4]: *** [/usr/src/linux-headers-7.0.0-15-generic/scripts/Makefile.build:289: nvidia/nv-pci.o] Error 1 nvidia/nv-dmabuf.c:24:10: fatal error: nv-dmabuf.h: No such file or directory 24 | #include "nv-dmabuf.h" | ^</w:delText>
        </w:r>
      </w:del>
      <w:r w:rsidRPr="00FE6477">
        <w:rPr>
          <w:rFonts w:ascii="Segoe UI" w:eastAsia="Times New Roman" w:hAnsi="Segoe UI" w:cs="Segoe UI"/>
          <w:color w:val="121212"/>
          <w:kern w:val="0"/>
          <w:sz w:val="27"/>
          <w:szCs w:val="27"/>
          <w14:ligatures w14:val="none"/>
        </w:rPr>
        <w:t>~~~~~~~</w:t>
      </w:r>
      <w:del w:id="2" w:author="Unknown">
        <w:r w:rsidRPr="00FE6477">
          <w:rPr>
            <w:rFonts w:ascii="Segoe UI" w:eastAsia="Times New Roman" w:hAnsi="Segoe UI" w:cs="Segoe UI"/>
            <w:color w:val="121212"/>
            <w:kern w:val="0"/>
            <w:sz w:val="27"/>
            <w:szCs w:val="27"/>
            <w:bdr w:val="single" w:sz="2" w:space="0" w:color="1F1F1E" w:frame="1"/>
            <w14:ligatures w14:val="none"/>
          </w:rPr>
          <w:delText>~ compilation terminated. make[4]: *** [/usr/src/linux-headers-7.0.0-15-generic/scripts/Makefile.build:289: nvidia/nv-dmabuf.o] Error 1 nvidia/nv-pci-table.c:28:10: fatal error: cpuopsys.h: No such file or directory 28 | #include "cpuopsys.h" | ^</w:delText>
        </w:r>
      </w:del>
      <w:r w:rsidRPr="00FE6477">
        <w:rPr>
          <w:rFonts w:ascii="Segoe UI" w:eastAsia="Times New Roman" w:hAnsi="Segoe UI" w:cs="Segoe UI"/>
          <w:color w:val="121212"/>
          <w:kern w:val="0"/>
          <w:sz w:val="27"/>
          <w:szCs w:val="27"/>
          <w14:ligatures w14:val="none"/>
        </w:rPr>
        <w:t>~~~~~~</w:t>
      </w:r>
      <w:del w:id="3" w:author="Unknown">
        <w:r w:rsidRPr="00FE6477">
          <w:rPr>
            <w:rFonts w:ascii="Segoe UI" w:eastAsia="Times New Roman" w:hAnsi="Segoe UI" w:cs="Segoe UI"/>
            <w:color w:val="121212"/>
            <w:kern w:val="0"/>
            <w:sz w:val="27"/>
            <w:szCs w:val="27"/>
            <w:bdr w:val="single" w:sz="2" w:space="0" w:color="1F1F1E" w:frame="1"/>
            <w14:ligatures w14:val="none"/>
          </w:rPr>
          <w:delText>~ compilation terminated. make[4]: *** [/usr/src/linux-headers-7.0.0-15-generic/scripts/Makefile.build:289: nvidia/nv-pci-table.o] Error 1 nvidia/nv-i2c.c:28:10: fatal error: os-interface.h: No such file or directory 28 | #include "os-interface.h" | ^</w:delText>
        </w:r>
      </w:del>
      <w:r w:rsidRPr="00FE6477">
        <w:rPr>
          <w:rFonts w:ascii="Segoe UI" w:eastAsia="Times New Roman" w:hAnsi="Segoe UI" w:cs="Segoe UI"/>
          <w:color w:val="121212"/>
          <w:kern w:val="0"/>
          <w:sz w:val="27"/>
          <w:szCs w:val="27"/>
          <w14:ligatures w14:val="none"/>
        </w:rPr>
        <w:t>~~~~~~~~~~~~~ compilation terminated. make[4]: *** [/usr/src/linux-headers-7.0.0-15-generic/scripts/Makefile.build:289: nvidia/nv-i2c.o] Error 1 make[4]: Target './' not remade because of errors. make[3]: *** [/usr/src/linux-headers-7.0.0-15-generic/Makefile:2110: .] Error 2 make[3]: Target 'modules' not remade because of errors. make[2]: *** [/usr/src/linux-headers-7.0.0-15-generic/Makefile:248: __sub-make] Error 2 make[2]: Target 'modules' not remade because of errors. make[2]: Leaving directory '/tmp/selfgz3765/NVIDIA-Linux-x86_64-575.51.03/kernel-open' make[1]: *** [Makefile:248: __sub-make] Error 2 make[1]: Target 'modules' not remade because of errors. make[1]: Leaving directory '/usr/src/linux-headers-7.0.0-15-generic' make: *** [Makefile:140: modules] Error 2 ERROR: The nvidia kernel module was not created. ERROR: Installation has failed. Please see the file '/var/log/nvidia-installer.log' for details. You may find suggestions on fixing installation problems in the README available on the Linux driver download page at [www.nvidia.com](</w:t>
      </w:r>
      <w:hyperlink r:id="rId56"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http://www.nvidia.com</w:t>
        </w:r>
      </w:hyperlink>
      <w:r w:rsidRPr="00FE6477">
        <w:rPr>
          <w:rFonts w:ascii="Segoe UI" w:eastAsia="Times New Roman" w:hAnsi="Segoe UI" w:cs="Segoe UI"/>
          <w:color w:val="121212"/>
          <w:kern w:val="0"/>
          <w:sz w:val="27"/>
          <w:szCs w:val="27"/>
          <w14:ligatures w14:val="none"/>
        </w:rPr>
        <w:t>). leo@leo:/tmp$</w:t>
      </w:r>
    </w:p>
    <w:p w14:paraId="56920F7A"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3C68A79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17:38</w:t>
      </w:r>
    </w:p>
    <w:p w14:paraId="15F237C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зрозуміла — драйвер 575 не компілюється під ядро Linux 7.</w:t>
      </w:r>
    </w:p>
    <w:p w14:paraId="0851B02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зрозуміла — драйвер 575 не компілюється під ядро Linux 7.0 (Ubuntu 26.04). Це несумісність.</w:t>
      </w:r>
    </w:p>
    <w:p w14:paraId="40E03F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Чесно кажучи — </w:t>
      </w:r>
      <w:r w:rsidRPr="00FE6477">
        <w:rPr>
          <w:rFonts w:ascii="Georgia" w:eastAsia="Times New Roman" w:hAnsi="Georgia" w:cs="Segoe UI"/>
          <w:b/>
          <w:bCs/>
          <w:color w:val="121212"/>
          <w:kern w:val="0"/>
          <w:sz w:val="27"/>
          <w:szCs w:val="27"/>
          <w:bdr w:val="single" w:sz="2" w:space="0" w:color="1F1F1E" w:frame="1"/>
          <w14:ligatures w14:val="none"/>
        </w:rPr>
        <w:t>Ubuntu 26.04 + RTX Blackwell = проблема</w:t>
      </w:r>
      <w:r w:rsidRPr="00FE6477">
        <w:rPr>
          <w:rFonts w:ascii="Georgia" w:eastAsia="Times New Roman" w:hAnsi="Georgia" w:cs="Segoe UI"/>
          <w:color w:val="121212"/>
          <w:kern w:val="0"/>
          <w:sz w:val="27"/>
          <w:szCs w:val="27"/>
          <w14:ligatures w14:val="none"/>
        </w:rPr>
        <w:t>. Ця комбінація ще не стабільна.</w:t>
      </w:r>
    </w:p>
    <w:p w14:paraId="75E888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Рекомендую перевстановити Ubuntu 24.04.2</w:t>
      </w:r>
      <w:r w:rsidRPr="00FE6477">
        <w:rPr>
          <w:rFonts w:ascii="Georgia" w:eastAsia="Times New Roman" w:hAnsi="Georgia" w:cs="Segoe UI"/>
          <w:color w:val="121212"/>
          <w:kern w:val="0"/>
          <w:sz w:val="27"/>
          <w:szCs w:val="27"/>
          <w14:ligatures w14:val="none"/>
        </w:rPr>
        <w:t> — це займе 20 хвилин і вирішить всі проблеми одразу. На 24.04 драйвер 580 встановлюється однією командою і одразу бачить Blackwell.</w:t>
      </w:r>
    </w:p>
    <w:p w14:paraId="74DA72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Скачайте саме цей файл на MacBook:</w:t>
      </w:r>
    </w:p>
    <w:p w14:paraId="7B788F3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https://releases.ubuntu.com/24.04.2/ubuntu-24.04.2-live-server-amd64.iso</w:t>
      </w:r>
    </w:p>
    <w:p w14:paraId="5B1C3B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Запишіть на флешку через Rufus як раніше — і починаємо заново. Всі налаштування я вже знаю, пройдемо швидко.</w:t>
      </w:r>
    </w:p>
    <w:p w14:paraId="6533DD6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вирішуєте?</w:t>
      </w:r>
    </w:p>
    <w:p w14:paraId="11C2486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Як зробити щоб сервер при перезавантаденні не запитував логін та пароль?</w:t>
      </w:r>
    </w:p>
    <w:p w14:paraId="6560A5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Як зробити щоб сервер при перезавантаденні не запитував логін та пароль?</w:t>
      </w:r>
    </w:p>
    <w:p w14:paraId="47B0A8E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17:43</w:t>
      </w:r>
    </w:p>
    <w:p w14:paraId="5F4C43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Це налаштування автологіну.</w:t>
      </w:r>
    </w:p>
    <w:p w14:paraId="0BD26E9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налаштування автологіну. Виконайте:</w:t>
      </w:r>
    </w:p>
    <w:p w14:paraId="22EA2DA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CE6A82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mkdir</w:t>
      </w:r>
      <w:r w:rsidRPr="00FE6477">
        <w:rPr>
          <w:rFonts w:ascii="Courier New" w:eastAsia="Times New Roman" w:hAnsi="Courier New" w:cs="Courier New"/>
          <w:color w:val="14181F"/>
          <w:kern w:val="0"/>
          <w:sz w:val="20"/>
          <w:szCs w:val="20"/>
          <w:bdr w:val="single" w:sz="2" w:space="0" w:color="1F1F1E" w:frame="1"/>
          <w14:ligatures w14:val="none"/>
        </w:rPr>
        <w:t xml:space="preserve"> -p /etc/systemd/system/getty@tty1.service.d</w:t>
      </w:r>
    </w:p>
    <w:p w14:paraId="07CEA2E3"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D4B9E7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nano</w:t>
      </w:r>
      <w:r w:rsidRPr="00FE6477">
        <w:rPr>
          <w:rFonts w:ascii="Courier New" w:eastAsia="Times New Roman" w:hAnsi="Courier New" w:cs="Courier New"/>
          <w:color w:val="14181F"/>
          <w:kern w:val="0"/>
          <w:sz w:val="20"/>
          <w:szCs w:val="20"/>
          <w:bdr w:val="single" w:sz="2" w:space="0" w:color="1F1F1E" w:frame="1"/>
          <w14:ligatures w14:val="none"/>
        </w:rPr>
        <w:t xml:space="preserve"> /etc/systemd/system/getty@tty1.service.d/autologin.conf</w:t>
      </w:r>
    </w:p>
    <w:p w14:paraId="790AA69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Вставте в файл:</w:t>
      </w:r>
    </w:p>
    <w:p w14:paraId="28A723D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[Service]</w:t>
      </w:r>
    </w:p>
    <w:p w14:paraId="2F16AF2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ExecStart=</w:t>
      </w:r>
    </w:p>
    <w:p w14:paraId="144AEA1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ExecStart=-/sbin/agetty --autologin leo --noclear %I $TERM</w:t>
      </w:r>
    </w:p>
    <w:p w14:paraId="1902B27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Збережіть: </w:t>
      </w:r>
      <w:r w:rsidRPr="00FE6477">
        <w:rPr>
          <w:rFonts w:ascii="Georgia" w:eastAsia="Times New Roman" w:hAnsi="Georgia" w:cs="Segoe UI"/>
          <w:b/>
          <w:bCs/>
          <w:color w:val="121212"/>
          <w:kern w:val="0"/>
          <w:sz w:val="27"/>
          <w:szCs w:val="27"/>
          <w:bdr w:val="single" w:sz="2" w:space="0" w:color="1F1F1E" w:frame="1"/>
          <w14:ligatures w14:val="none"/>
        </w:rPr>
        <w:t>Ctrl+O</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Enter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Ctrl+X</w:t>
      </w:r>
    </w:p>
    <w:p w14:paraId="1786729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w:t>
      </w:r>
    </w:p>
    <w:p w14:paraId="1BE6535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E17CD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systemctl daemon-reload</w:t>
      </w:r>
    </w:p>
    <w:p w14:paraId="222912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перезавантаження сервер буде автоматично входити під користувачем </w:t>
      </w:r>
      <w:r w:rsidRPr="00FE6477">
        <w:rPr>
          <w:rFonts w:ascii="Courier New" w:eastAsia="Times New Roman" w:hAnsi="Courier New" w:cs="Courier New"/>
          <w:color w:val="8D2525"/>
          <w:kern w:val="0"/>
          <w:sz w:val="20"/>
          <w:szCs w:val="20"/>
          <w:bdr w:val="single" w:sz="2" w:space="0" w:color="auto" w:frame="1"/>
          <w14:ligatures w14:val="none"/>
        </w:rPr>
        <w:t>leo</w:t>
      </w:r>
      <w:r w:rsidRPr="00FE6477">
        <w:rPr>
          <w:rFonts w:ascii="Georgia" w:eastAsia="Times New Roman" w:hAnsi="Georgia" w:cs="Segoe UI"/>
          <w:color w:val="121212"/>
          <w:kern w:val="0"/>
          <w:sz w:val="27"/>
          <w:szCs w:val="27"/>
          <w14:ligatures w14:val="none"/>
        </w:rPr>
        <w:t>.</w:t>
      </w:r>
    </w:p>
    <w:p w14:paraId="1CC0F9C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Увага</w:t>
      </w:r>
      <w:r w:rsidRPr="00FE6477">
        <w:rPr>
          <w:rFonts w:ascii="Georgia" w:eastAsia="Times New Roman" w:hAnsi="Georgia" w:cs="Segoe UI"/>
          <w:color w:val="121212"/>
          <w:kern w:val="0"/>
          <w:sz w:val="27"/>
          <w:szCs w:val="27"/>
          <w14:ligatures w14:val="none"/>
        </w:rPr>
        <w:t> — це зручно але менш безпечно. Якщо сервер стоїть у захищеному місці — нормально. Якщо є фізичний доступ сторонніх — краще залишити пароль.</w:t>
      </w:r>
    </w:p>
    <w:p w14:paraId="323B6A0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качаю образ будемо заново ставити</w:t>
      </w:r>
    </w:p>
    <w:p w14:paraId="2C5FC9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качаю образ будемо заново ставити</w:t>
      </w:r>
    </w:p>
    <w:p w14:paraId="71B6222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17:48</w:t>
      </w:r>
    </w:p>
    <w:p w14:paraId="734A468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Добре!</w:t>
      </w:r>
    </w:p>
    <w:p w14:paraId="03819B9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Добре! Поки качається — коротко що зробимо інакше цього разу:</w:t>
      </w:r>
    </w:p>
    <w:p w14:paraId="1E39C565" w14:textId="77777777" w:rsidR="00FE6477" w:rsidRPr="00FE6477" w:rsidRDefault="00FE6477" w:rsidP="00FE6477">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Переконаємось що завантажується саме </w:t>
      </w:r>
      <w:r w:rsidRPr="00FE6477">
        <w:rPr>
          <w:rFonts w:ascii="Georgia" w:eastAsia="Times New Roman" w:hAnsi="Georgia" w:cs="Segoe UI"/>
          <w:b/>
          <w:bCs/>
          <w:color w:val="121212"/>
          <w:kern w:val="0"/>
          <w:sz w:val="27"/>
          <w:szCs w:val="27"/>
          <w:bdr w:val="single" w:sz="2" w:space="0" w:color="1F1F1E" w:frame="1"/>
          <w14:ligatures w14:val="none"/>
        </w:rPr>
        <w:t>24.04.2</w:t>
      </w:r>
      <w:r w:rsidRPr="00FE6477">
        <w:rPr>
          <w:rFonts w:ascii="Georgia" w:eastAsia="Times New Roman" w:hAnsi="Georgia" w:cs="Segoe UI"/>
          <w:color w:val="121212"/>
          <w:kern w:val="0"/>
          <w:sz w:val="27"/>
          <w:szCs w:val="27"/>
          <w14:ligatures w14:val="none"/>
        </w:rPr>
        <w:t> (на екрані встановлення буде написано </w:t>
      </w:r>
      <w:r w:rsidRPr="00FE6477">
        <w:rPr>
          <w:rFonts w:ascii="Courier New" w:eastAsia="Times New Roman" w:hAnsi="Courier New" w:cs="Courier New"/>
          <w:color w:val="8D2525"/>
          <w:kern w:val="0"/>
          <w:sz w:val="20"/>
          <w:szCs w:val="20"/>
          <w:bdr w:val="single" w:sz="2" w:space="0" w:color="auto" w:frame="1"/>
          <w14:ligatures w14:val="none"/>
        </w:rPr>
        <w:t>Ubuntu 24.04</w:t>
      </w:r>
      <w:r w:rsidRPr="00FE6477">
        <w:rPr>
          <w:rFonts w:ascii="Georgia" w:eastAsia="Times New Roman" w:hAnsi="Georgia" w:cs="Segoe UI"/>
          <w:color w:val="121212"/>
          <w:kern w:val="0"/>
          <w:sz w:val="27"/>
          <w:szCs w:val="27"/>
          <w14:ligatures w14:val="none"/>
        </w:rPr>
        <w:t>)</w:t>
      </w:r>
    </w:p>
    <w:p w14:paraId="2956849E" w14:textId="77777777" w:rsidR="00FE6477" w:rsidRPr="00FE6477" w:rsidRDefault="00FE6477" w:rsidP="00FE6477">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Всі кроки ті самі що робили</w:t>
      </w:r>
    </w:p>
    <w:p w14:paraId="772A5B77" w14:textId="77777777" w:rsidR="00FE6477" w:rsidRPr="00FE6477" w:rsidRDefault="00FE6477" w:rsidP="00FE6477">
      <w:pPr>
        <w:numPr>
          <w:ilvl w:val="0"/>
          <w:numId w:val="1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Після встановлення NVIDIA драйвер встановиться </w:t>
      </w:r>
      <w:r w:rsidRPr="00FE6477">
        <w:rPr>
          <w:rFonts w:ascii="Georgia" w:eastAsia="Times New Roman" w:hAnsi="Georgia" w:cs="Segoe UI"/>
          <w:b/>
          <w:bCs/>
          <w:color w:val="121212"/>
          <w:kern w:val="0"/>
          <w:sz w:val="27"/>
          <w:szCs w:val="27"/>
          <w:bdr w:val="single" w:sz="2" w:space="0" w:color="1F1F1E" w:frame="1"/>
          <w14:ligatures w14:val="none"/>
        </w:rPr>
        <w:t>однією командою</w:t>
      </w:r>
      <w:r w:rsidRPr="00FE6477">
        <w:rPr>
          <w:rFonts w:ascii="Georgia" w:eastAsia="Times New Roman" w:hAnsi="Georgia" w:cs="Segoe UI"/>
          <w:color w:val="121212"/>
          <w:kern w:val="0"/>
          <w:sz w:val="27"/>
          <w:szCs w:val="27"/>
          <w14:ligatures w14:val="none"/>
        </w:rPr>
        <w:t> без проблем</w:t>
      </w:r>
    </w:p>
    <w:p w14:paraId="2F03DB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запишете на флешку і будете готові починати.</w:t>
      </w:r>
    </w:p>
    <w:p w14:paraId="420EF721" w14:textId="526B361C"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"https://claude.ai/api/ec431250-9a3c-4db7-891a-2be7c806af86/files/edb68fbe-d50b-4dbf-b545-def20a66b521/preview"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7465D8AC" wp14:editId="47423800">
                <wp:extent cx="306705" cy="306705"/>
                <wp:effectExtent l="0" t="0" r="0" b="0"/>
                <wp:docPr id="12631316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17892A" id="Rectangle 10"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532B75D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18:17</w:t>
      </w:r>
    </w:p>
    <w:p w14:paraId="4553C2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 мережевий інтерфейс не визначився автоматично.</w:t>
      </w:r>
    </w:p>
    <w:p w14:paraId="394808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 мережевий інтерфейс не визначився автоматично. Кабель підключений до сервера?</w:t>
      </w:r>
    </w:p>
    <w:p w14:paraId="1B6D5F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Спробуйте:</w:t>
      </w:r>
    </w:p>
    <w:p w14:paraId="4DFDB503" w14:textId="77777777" w:rsidR="00FE6477" w:rsidRPr="00FE6477" w:rsidRDefault="00FE6477" w:rsidP="00FE6477">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Перевірте що ethernet кабель щільно вставлений</w:t>
      </w:r>
    </w:p>
    <w:p w14:paraId="19162383" w14:textId="77777777" w:rsidR="00FE6477" w:rsidRPr="00FE6477" w:rsidRDefault="00FE6477" w:rsidP="00FE6477">
      <w:pPr>
        <w:numPr>
          <w:ilvl w:val="0"/>
          <w:numId w:val="1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Натисніть на </w:t>
      </w:r>
      <w:r w:rsidRPr="00FE6477">
        <w:rPr>
          <w:rFonts w:ascii="Georgia" w:eastAsia="Times New Roman" w:hAnsi="Georgia" w:cs="Segoe UI"/>
          <w:b/>
          <w:bCs/>
          <w:color w:val="121212"/>
          <w:kern w:val="0"/>
          <w:sz w:val="27"/>
          <w:szCs w:val="27"/>
          <w:bdr w:val="single" w:sz="2" w:space="0" w:color="1F1F1E" w:frame="1"/>
          <w14:ligatures w14:val="none"/>
        </w:rPr>
        <w:t>Create bond</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подивіться чи з'явиться інтерфейс </w:t>
      </w:r>
      <w:r w:rsidRPr="00FE6477">
        <w:rPr>
          <w:rFonts w:ascii="Courier New" w:eastAsia="Times New Roman" w:hAnsi="Courier New" w:cs="Courier New"/>
          <w:color w:val="8D2525"/>
          <w:kern w:val="0"/>
          <w:sz w:val="20"/>
          <w:szCs w:val="20"/>
          <w:bdr w:val="single" w:sz="2" w:space="0" w:color="auto" w:frame="1"/>
          <w14:ligatures w14:val="none"/>
        </w:rPr>
        <w:t>enp13s0</w:t>
      </w:r>
      <w:r w:rsidRPr="00FE6477">
        <w:rPr>
          <w:rFonts w:ascii="Georgia" w:eastAsia="Times New Roman" w:hAnsi="Georgia" w:cs="Segoe UI"/>
          <w:color w:val="121212"/>
          <w:kern w:val="0"/>
          <w:sz w:val="27"/>
          <w:szCs w:val="27"/>
          <w14:ligatures w14:val="none"/>
        </w:rPr>
        <w:t> або подібний</w:t>
      </w:r>
    </w:p>
    <w:p w14:paraId="015D0FE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бачите?</w:t>
      </w:r>
    </w:p>
    <w:p w14:paraId="6A375340" w14:textId="54BC961D"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"https://claude.ai/api/ec431250-9a3c-4db7-891a-2be7c806af86/files/acc05d9a-1cc2-41eb-be3c-323ed386f459/preview"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023634CD" wp14:editId="59ACC98A">
                <wp:extent cx="306705" cy="306705"/>
                <wp:effectExtent l="0" t="0" r="0" b="0"/>
                <wp:docPr id="63993183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481AC9" id="Rectangle 9"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6781ABA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18:17</w:t>
      </w:r>
    </w:p>
    <w:p w14:paraId="74A2C5B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Це не те що потрібно.</w:t>
      </w:r>
    </w:p>
    <w:p w14:paraId="2388B39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не те що потрібно. Натисніть </w:t>
      </w:r>
      <w:r w:rsidRPr="00FE6477">
        <w:rPr>
          <w:rFonts w:ascii="Georgia" w:eastAsia="Times New Roman" w:hAnsi="Georgia" w:cs="Segoe UI"/>
          <w:b/>
          <w:bCs/>
          <w:color w:val="121212"/>
          <w:kern w:val="0"/>
          <w:sz w:val="27"/>
          <w:szCs w:val="27"/>
          <w:bdr w:val="single" w:sz="2" w:space="0" w:color="1F1F1E" w:frame="1"/>
          <w14:ligatures w14:val="none"/>
        </w:rPr>
        <w:t>Cancel</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повернетесь назад.</w:t>
      </w:r>
    </w:p>
    <w:p w14:paraId="4E5F3A5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Внизу екрану бачу </w:t>
      </w:r>
      <w:r w:rsidRPr="00FE6477">
        <w:rPr>
          <w:rFonts w:ascii="Georgia" w:eastAsia="Times New Roman" w:hAnsi="Georgia" w:cs="Segoe UI"/>
          <w:b/>
          <w:bCs/>
          <w:color w:val="121212"/>
          <w:kern w:val="0"/>
          <w:sz w:val="27"/>
          <w:szCs w:val="27"/>
          <w:bdr w:val="single" w:sz="2" w:space="0" w:color="1F1F1E" w:frame="1"/>
          <w14:ligatures w14:val="none"/>
        </w:rPr>
        <w:t>"Continue without network"</w:t>
      </w:r>
      <w:r w:rsidRPr="00FE6477">
        <w:rPr>
          <w:rFonts w:ascii="Georgia" w:eastAsia="Times New Roman" w:hAnsi="Georgia" w:cs="Segoe UI"/>
          <w:color w:val="121212"/>
          <w:kern w:val="0"/>
          <w:sz w:val="27"/>
          <w:szCs w:val="27"/>
          <w14:ligatures w14:val="none"/>
        </w:rPr>
        <w:t> — натисніть це.</w:t>
      </w:r>
    </w:p>
    <w:p w14:paraId="364D1CA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Мережу налаштуємо після встановлення через термінал. Встановлення пройде без інтернету, потім допишемо мережу.</w:t>
      </w:r>
    </w:p>
    <w:p w14:paraId="4751FE3A" w14:textId="5E6E0755"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"https://claude.ai/api/ec431250-9a3c-4db7-891a-2be7c806af86/files/78579e7d-1835-423b-8b65-438440c81f52/preview"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749448C1" wp14:editId="28E7C49A">
                <wp:extent cx="306705" cy="306705"/>
                <wp:effectExtent l="0" t="0" r="0" b="0"/>
                <wp:docPr id="126522992"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B199CB" id="Rectangle 8"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2F92C7B2"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18:22</w:t>
      </w:r>
    </w:p>
    <w:p w14:paraId="2D03BC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Бачу важливий рядок:</w:t>
      </w:r>
    </w:p>
    <w:p w14:paraId="0358B84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важливий рядок:</w:t>
      </w:r>
    </w:p>
    <w:p w14:paraId="7DA1CF3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cloud-init v. 24.4-0ubuntu1~24.04.2</w:t>
      </w:r>
    </w:p>
    <w:p w14:paraId="4397218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Ubuntu 24.04.2 встановилась правильно!</w:t>
      </w:r>
      <w:r w:rsidRPr="00FE6477">
        <w:rPr>
          <w:rFonts w:ascii="Georgia" w:eastAsia="Times New Roman" w:hAnsi="Georgia" w:cs="Segoe UI"/>
          <w:color w:val="121212"/>
          <w:kern w:val="0"/>
          <w:sz w:val="27"/>
          <w:szCs w:val="27"/>
          <w14:ligatures w14:val="none"/>
        </w:rPr>
        <w:t> </w:t>
      </w:r>
      <w:r w:rsidRPr="00FE6477">
        <w:rPr>
          <w:rFonts w:ascii="Apple Color Emoji" w:eastAsia="Times New Roman" w:hAnsi="Apple Color Emoji" w:cs="Apple Color Emoji"/>
          <w:color w:val="121212"/>
          <w:kern w:val="0"/>
          <w:sz w:val="27"/>
          <w:szCs w:val="27"/>
          <w14:ligatures w14:val="none"/>
        </w:rPr>
        <w:t>✅</w:t>
      </w:r>
    </w:p>
    <w:p w14:paraId="17EE533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Зараз чекає на мережу — зависне на 35 секунд і продовжить. Зачекайте трохи.</w:t>
      </w:r>
    </w:p>
    <w:p w14:paraId="2CFB6C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з'явиться рядок входу </w:t>
      </w:r>
      <w:r w:rsidRPr="00FE6477">
        <w:rPr>
          <w:rFonts w:ascii="Courier New" w:eastAsia="Times New Roman" w:hAnsi="Courier New" w:cs="Courier New"/>
          <w:color w:val="8D2525"/>
          <w:kern w:val="0"/>
          <w:sz w:val="20"/>
          <w:szCs w:val="20"/>
          <w:bdr w:val="single" w:sz="2" w:space="0" w:color="auto" w:frame="1"/>
          <w14:ligatures w14:val="none"/>
        </w:rPr>
        <w:t>login:</w:t>
      </w:r>
      <w:r w:rsidRPr="00FE6477">
        <w:rPr>
          <w:rFonts w:ascii="Georgia" w:eastAsia="Times New Roman" w:hAnsi="Georgia" w:cs="Segoe UI"/>
          <w:color w:val="121212"/>
          <w:kern w:val="0"/>
          <w:sz w:val="27"/>
          <w:szCs w:val="27"/>
          <w14:ligatures w14:val="none"/>
        </w:rPr>
        <w:t>.</w:t>
      </w:r>
    </w:p>
    <w:p w14:paraId="446B21F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Як довго чекати?</w:t>
      </w:r>
    </w:p>
    <w:p w14:paraId="5D0355D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Як довго чекати?</w:t>
      </w:r>
    </w:p>
    <w:p w14:paraId="64006FF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18:23</w:t>
      </w:r>
    </w:p>
    <w:p w14:paraId="7FD461A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Claude responded: Зазвичай 1-2 хвилини.</w:t>
      </w:r>
    </w:p>
    <w:p w14:paraId="11B2EE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Зазвичай 1-2 хвилини. Зависло на очікуванні мережі — само відпустить і продовжить завантаження.</w:t>
      </w:r>
    </w:p>
    <w:p w14:paraId="186167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Якщо через 3 хвилини нічого не змінилось — напишіть, вирішимо мережу після входу.</w:t>
      </w:r>
    </w:p>
    <w:p w14:paraId="6BDE5322" w14:textId="60E79192"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"https://claude.ai/api/ec431250-9a3c-4db7-891a-2be7c806af86/files/e7ed5e3d-362c-4e46-a52a-e18bb090d906/preview"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77B7FB5D" wp14:editId="1C9D7D95">
                <wp:extent cx="306705" cy="306705"/>
                <wp:effectExtent l="0" t="0" r="0" b="0"/>
                <wp:docPr id="71377568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2C3F6" id="Rectangle 7"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4B28287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18:25</w:t>
      </w:r>
    </w:p>
    <w:p w14:paraId="5EA5A42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Мережа не налаштована але система завантажується далі — це нормально.</w:t>
      </w:r>
    </w:p>
    <w:p w14:paraId="1397C2E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Мережа не налаштована але система завантажується далі — це нормально. Зачекайте ще хвилину — має з'явитись рядок входу </w:t>
      </w:r>
      <w:r w:rsidRPr="00FE6477">
        <w:rPr>
          <w:rFonts w:ascii="Courier New" w:eastAsia="Times New Roman" w:hAnsi="Courier New" w:cs="Courier New"/>
          <w:color w:val="8D2525"/>
          <w:kern w:val="0"/>
          <w:sz w:val="20"/>
          <w:szCs w:val="20"/>
          <w:bdr w:val="single" w:sz="2" w:space="0" w:color="auto" w:frame="1"/>
          <w14:ligatures w14:val="none"/>
        </w:rPr>
        <w:t>login:</w:t>
      </w:r>
      <w:r w:rsidRPr="00FE6477">
        <w:rPr>
          <w:rFonts w:ascii="Georgia" w:eastAsia="Times New Roman" w:hAnsi="Georgia" w:cs="Segoe UI"/>
          <w:color w:val="121212"/>
          <w:kern w:val="0"/>
          <w:sz w:val="27"/>
          <w:szCs w:val="27"/>
          <w14:ligatures w14:val="none"/>
        </w:rPr>
        <w:t>.</w:t>
      </w:r>
    </w:p>
    <w:p w14:paraId="401D54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В системі</w:t>
      </w:r>
    </w:p>
    <w:p w14:paraId="404B862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i/>
          <w:iCs/>
          <w:color w:val="121212"/>
          <w:kern w:val="0"/>
          <w:sz w:val="27"/>
          <w:szCs w:val="27"/>
          <w14:ligatures w14:val="none"/>
        </w:rPr>
      </w:pPr>
      <w:r w:rsidRPr="00FE6477">
        <w:rPr>
          <w:rFonts w:ascii="Segoe UI" w:eastAsia="Times New Roman" w:hAnsi="Segoe UI" w:cs="Segoe UI"/>
          <w:i/>
          <w:iCs/>
          <w:color w:val="121212"/>
          <w:kern w:val="0"/>
          <w:sz w:val="27"/>
          <w:szCs w:val="27"/>
          <w14:ligatures w14:val="none"/>
        </w:rPr>
        <w:t>В системі</w:t>
      </w:r>
    </w:p>
    <w:p w14:paraId="2C676BA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18:26</w:t>
      </w:r>
    </w:p>
    <w:p w14:paraId="1699B07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Відмінно!</w:t>
      </w:r>
    </w:p>
    <w:p w14:paraId="2112E9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Відмінно! Тепер налаштуємо мережу. Спочатку подивимось які інтерфейси є:</w:t>
      </w:r>
    </w:p>
    <w:p w14:paraId="6DA3BFEB"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E06906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ip</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link</w:t>
      </w:r>
      <w:r w:rsidRPr="00FE6477">
        <w:rPr>
          <w:rFonts w:ascii="Courier New" w:eastAsia="Times New Roman" w:hAnsi="Courier New" w:cs="Courier New"/>
          <w:color w:val="14181F"/>
          <w:kern w:val="0"/>
          <w:sz w:val="20"/>
          <w:szCs w:val="20"/>
          <w:bdr w:val="single" w:sz="2" w:space="0" w:color="1F1F1E" w:frame="1"/>
          <w14:ligatures w14:val="none"/>
        </w:rPr>
        <w:t xml:space="preserve"> show</w:t>
      </w:r>
    </w:p>
    <w:p w14:paraId="1CDDDC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66A1009" w14:textId="4536B6AD"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"https://claude.ai/api/ec431250-9a3c-4db7-891a-2be7c806af86/files/bfb3a881-1311-404d-bd06-951d796d1197/preview"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68331B17" wp14:editId="7201AC2A">
                <wp:extent cx="306705" cy="306705"/>
                <wp:effectExtent l="0" t="0" r="0" b="0"/>
                <wp:docPr id="146044487"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A9B7F" id="Rectangle 6"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2DF5E6C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18:27</w:t>
      </w:r>
    </w:p>
    <w:p w14:paraId="4DA38BB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Бачу тільки lo (loopback) — ethernet інтерфейс не відображається.</w:t>
      </w:r>
    </w:p>
    <w:p w14:paraId="16344F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тільки </w:t>
      </w:r>
      <w:r w:rsidRPr="00FE6477">
        <w:rPr>
          <w:rFonts w:ascii="Courier New" w:eastAsia="Times New Roman" w:hAnsi="Courier New" w:cs="Courier New"/>
          <w:color w:val="8D2525"/>
          <w:kern w:val="0"/>
          <w:sz w:val="20"/>
          <w:szCs w:val="20"/>
          <w:bdr w:val="single" w:sz="2" w:space="0" w:color="auto" w:frame="1"/>
          <w14:ligatures w14:val="none"/>
        </w:rPr>
        <w:t>lo</w:t>
      </w:r>
      <w:r w:rsidRPr="00FE6477">
        <w:rPr>
          <w:rFonts w:ascii="Georgia" w:eastAsia="Times New Roman" w:hAnsi="Georgia" w:cs="Segoe UI"/>
          <w:color w:val="121212"/>
          <w:kern w:val="0"/>
          <w:sz w:val="27"/>
          <w:szCs w:val="27"/>
          <w14:ligatures w14:val="none"/>
        </w:rPr>
        <w:t> (loopback) — ethernet інтерфейс не відображається. Перевіримо детальніше:</w:t>
      </w:r>
    </w:p>
    <w:p w14:paraId="6FCEBE80"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96F1B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lspci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-i ethernet</w:t>
      </w:r>
    </w:p>
    <w:p w14:paraId="666E9B5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3C4B3B77" w14:textId="05961B4A"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"https://claude.ai/api/ec431250-9a3c-4db7-891a-2be7c806af86/files/67f365a6-19e6-4a2b-9ddd-69fc8e8bf27a/preview"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0BA32863" wp14:editId="72641C14">
                <wp:extent cx="306705" cy="306705"/>
                <wp:effectExtent l="0" t="0" r="0" b="0"/>
                <wp:docPr id="122828751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CB1E2" id="Rectangle 5"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2D3527A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18:27</w:t>
      </w:r>
    </w:p>
    <w:p w14:paraId="6B3F59A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Claude responded: Бачу ethernet контролер Realtek 8126 — це новий чіп, драйвер не включений в Ubuntu 24.</w:t>
      </w:r>
    </w:p>
    <w:p w14:paraId="785F650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ethernet контролер </w:t>
      </w:r>
      <w:r w:rsidRPr="00FE6477">
        <w:rPr>
          <w:rFonts w:ascii="Georgia" w:eastAsia="Times New Roman" w:hAnsi="Georgia" w:cs="Segoe UI"/>
          <w:b/>
          <w:bCs/>
          <w:color w:val="121212"/>
          <w:kern w:val="0"/>
          <w:sz w:val="27"/>
          <w:szCs w:val="27"/>
          <w:bdr w:val="single" w:sz="2" w:space="0" w:color="1F1F1E" w:frame="1"/>
          <w14:ligatures w14:val="none"/>
        </w:rPr>
        <w:t>Realtek 8126</w:t>
      </w:r>
      <w:r w:rsidRPr="00FE6477">
        <w:rPr>
          <w:rFonts w:ascii="Georgia" w:eastAsia="Times New Roman" w:hAnsi="Georgia" w:cs="Segoe UI"/>
          <w:color w:val="121212"/>
          <w:kern w:val="0"/>
          <w:sz w:val="27"/>
          <w:szCs w:val="27"/>
          <w14:ligatures w14:val="none"/>
        </w:rPr>
        <w:t> — це новий чіп, драйвер не включений в Ubuntu 24.04 за замовчуванням.</w:t>
      </w:r>
    </w:p>
    <w:p w14:paraId="7EB2FBF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Потрібно встановити драйвер вручну. Але без інтернету це складно.</w:t>
      </w:r>
    </w:p>
    <w:p w14:paraId="3379A89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Є USB WiFi адаптер або інший спосіб підключити інтернет тимчасово?</w:t>
      </w:r>
    </w:p>
    <w:p w14:paraId="5D44C18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Або інший варіант — завантажити драйвер на MacBook і перекинути на сервер через флешку.</w:t>
      </w:r>
    </w:p>
    <w:p w14:paraId="31C145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є під рукою?</w:t>
      </w:r>
    </w:p>
    <w:p w14:paraId="5E9D3A8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Може 25 версію ubuntu плставим?</w:t>
      </w:r>
    </w:p>
    <w:p w14:paraId="50DA2E5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Може 25 версію ubuntu плставим?</w:t>
      </w:r>
    </w:p>
    <w:p w14:paraId="5D30CAB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18:28</w:t>
      </w:r>
    </w:p>
    <w:p w14:paraId="33DEE6F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 гарна ідея!</w:t>
      </w:r>
    </w:p>
    <w:p w14:paraId="09505D7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гарна ідея! Ubuntu 25.04 має новіше ядро Linux 6.14 — Realtek 8126 і NVIDIA Blackwell підтримуються краще.</w:t>
      </w:r>
    </w:p>
    <w:p w14:paraId="6B1D703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Скачайте на MacBook:</w:t>
      </w:r>
    </w:p>
    <w:p w14:paraId="6368039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https://releases.ubuntu.com/25.04/ubuntu-25.04-live-server-amd64.iso</w:t>
      </w:r>
    </w:p>
    <w:p w14:paraId="285DB4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Запишіть на флешку через Rufus як раніше і починаємо. Напишіть коли готово.</w:t>
      </w:r>
    </w:p>
    <w:p w14:paraId="2DD169E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він 1,9 гігабайт</w:t>
      </w:r>
    </w:p>
    <w:p w14:paraId="55D7D3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він 1,9 гігабайт</w:t>
      </w:r>
    </w:p>
    <w:p w14:paraId="53C86C4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18:30</w:t>
      </w:r>
    </w:p>
    <w:p w14:paraId="4AEF598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 це правильний розмір для Server версії — вона легша ніж Desktop.</w:t>
      </w:r>
    </w:p>
    <w:p w14:paraId="5B4A79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це правильний розмір для Server версії — вона легша ніж Desktop.</w:t>
      </w:r>
    </w:p>
    <w:p w14:paraId="532599B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Записуйте на флешку і починаємо встановлення. Напишіть коли готово.</w:t>
      </w:r>
    </w:p>
    <w:p w14:paraId="6487FC7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а 24 версія 3 гігабайта</w:t>
      </w:r>
    </w:p>
    <w:p w14:paraId="4FED576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а 24 версія 3 гігабайта</w:t>
      </w:r>
    </w:p>
    <w:p w14:paraId="5F3E825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18:30</w:t>
      </w:r>
    </w:p>
    <w:p w14:paraId="7C1A92A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 24.</w:t>
      </w:r>
    </w:p>
    <w:p w14:paraId="2279DF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24.04 більша бо включає більше пакетів.</w:t>
      </w:r>
    </w:p>
    <w:p w14:paraId="3883C7E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25.04 підійде краще для вашого залізa — новіше ядро, краща підтримка Realtek 8126 і Blackwell.</w:t>
      </w:r>
    </w:p>
    <w:p w14:paraId="3297A74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Записуйте 25.04 на флешку і починаємо. Напишіть коли готово.</w:t>
      </w:r>
    </w:p>
    <w:p w14:paraId="7EFA276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що таке lts?</w:t>
      </w:r>
    </w:p>
    <w:p w14:paraId="5DC5E8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що таке lts?</w:t>
      </w:r>
    </w:p>
    <w:p w14:paraId="0C816A5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18:38</w:t>
      </w:r>
    </w:p>
    <w:p w14:paraId="5BD8C8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LTS = Long Term Support (довгострокова підтримка)</w:t>
      </w:r>
    </w:p>
    <w:p w14:paraId="2684078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LTS</w:t>
      </w:r>
      <w:r w:rsidRPr="00FE6477">
        <w:rPr>
          <w:rFonts w:ascii="Georgia" w:eastAsia="Times New Roman" w:hAnsi="Georgia" w:cs="Segoe UI"/>
          <w:color w:val="121212"/>
          <w:kern w:val="0"/>
          <w:sz w:val="27"/>
          <w:szCs w:val="27"/>
          <w14:ligatures w14:val="none"/>
        </w:rPr>
        <w:t> = Long Term Support (довгострокова підтримка)</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23"/>
        <w:gridCol w:w="1057"/>
        <w:gridCol w:w="1447"/>
      </w:tblGrid>
      <w:tr w:rsidR="00FE6477" w:rsidRPr="00FE6477" w14:paraId="532402EC"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22224E2"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p>
        </w:tc>
        <w:tc>
          <w:tcPr>
            <w:tcW w:w="0" w:type="auto"/>
            <w:tcBorders>
              <w:top w:val="single" w:sz="2" w:space="0" w:color="auto"/>
              <w:left w:val="single" w:sz="2" w:space="0" w:color="auto"/>
              <w:bottom w:val="single" w:sz="2" w:space="0" w:color="auto"/>
              <w:right w:val="single" w:sz="2" w:space="0" w:color="auto"/>
            </w:tcBorders>
            <w:hideMark/>
          </w:tcPr>
          <w:p w14:paraId="62EDAD38"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LTS</w:t>
            </w:r>
          </w:p>
        </w:tc>
        <w:tc>
          <w:tcPr>
            <w:tcW w:w="0" w:type="auto"/>
            <w:tcBorders>
              <w:top w:val="single" w:sz="2" w:space="0" w:color="auto"/>
              <w:left w:val="single" w:sz="2" w:space="0" w:color="auto"/>
              <w:bottom w:val="single" w:sz="2" w:space="0" w:color="auto"/>
              <w:right w:val="single" w:sz="2" w:space="0" w:color="auto"/>
            </w:tcBorders>
            <w:hideMark/>
          </w:tcPr>
          <w:p w14:paraId="531B233F"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Звичайна</w:t>
            </w:r>
          </w:p>
        </w:tc>
      </w:tr>
      <w:tr w:rsidR="00FE6477" w:rsidRPr="00FE6477" w14:paraId="6BB90374" w14:textId="77777777">
        <w:tc>
          <w:tcPr>
            <w:tcW w:w="0" w:type="auto"/>
            <w:tcBorders>
              <w:top w:val="single" w:sz="2" w:space="0" w:color="auto"/>
              <w:left w:val="single" w:sz="2" w:space="0" w:color="auto"/>
              <w:bottom w:val="single" w:sz="2" w:space="0" w:color="auto"/>
              <w:right w:val="single" w:sz="2" w:space="0" w:color="auto"/>
            </w:tcBorders>
            <w:hideMark/>
          </w:tcPr>
          <w:p w14:paraId="27910C2D"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Підтримка</w:t>
            </w:r>
          </w:p>
        </w:tc>
        <w:tc>
          <w:tcPr>
            <w:tcW w:w="0" w:type="auto"/>
            <w:tcBorders>
              <w:top w:val="single" w:sz="2" w:space="0" w:color="auto"/>
              <w:left w:val="single" w:sz="2" w:space="0" w:color="auto"/>
              <w:bottom w:val="single" w:sz="2" w:space="0" w:color="auto"/>
              <w:right w:val="single" w:sz="2" w:space="0" w:color="auto"/>
            </w:tcBorders>
            <w:hideMark/>
          </w:tcPr>
          <w:p w14:paraId="028CD82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5 років</w:t>
            </w:r>
          </w:p>
        </w:tc>
        <w:tc>
          <w:tcPr>
            <w:tcW w:w="0" w:type="auto"/>
            <w:tcBorders>
              <w:top w:val="single" w:sz="2" w:space="0" w:color="auto"/>
              <w:left w:val="single" w:sz="2" w:space="0" w:color="auto"/>
              <w:bottom w:val="single" w:sz="2" w:space="0" w:color="auto"/>
              <w:right w:val="single" w:sz="2" w:space="0" w:color="auto"/>
            </w:tcBorders>
            <w:hideMark/>
          </w:tcPr>
          <w:p w14:paraId="704D977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9 місяців</w:t>
            </w:r>
          </w:p>
        </w:tc>
      </w:tr>
      <w:tr w:rsidR="00FE6477" w:rsidRPr="00FE6477" w14:paraId="2167BF4F" w14:textId="77777777">
        <w:tc>
          <w:tcPr>
            <w:tcW w:w="0" w:type="auto"/>
            <w:tcBorders>
              <w:top w:val="single" w:sz="2" w:space="0" w:color="auto"/>
              <w:left w:val="single" w:sz="2" w:space="0" w:color="auto"/>
              <w:bottom w:val="single" w:sz="2" w:space="0" w:color="auto"/>
              <w:right w:val="single" w:sz="2" w:space="0" w:color="auto"/>
            </w:tcBorders>
            <w:hideMark/>
          </w:tcPr>
          <w:p w14:paraId="33C66BB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Приклад</w:t>
            </w:r>
          </w:p>
        </w:tc>
        <w:tc>
          <w:tcPr>
            <w:tcW w:w="0" w:type="auto"/>
            <w:tcBorders>
              <w:top w:val="single" w:sz="2" w:space="0" w:color="auto"/>
              <w:left w:val="single" w:sz="2" w:space="0" w:color="auto"/>
              <w:bottom w:val="single" w:sz="2" w:space="0" w:color="auto"/>
              <w:right w:val="single" w:sz="2" w:space="0" w:color="auto"/>
            </w:tcBorders>
            <w:hideMark/>
          </w:tcPr>
          <w:p w14:paraId="5E1ECE4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24.04 LTS</w:t>
            </w:r>
          </w:p>
        </w:tc>
        <w:tc>
          <w:tcPr>
            <w:tcW w:w="0" w:type="auto"/>
            <w:tcBorders>
              <w:top w:val="single" w:sz="2" w:space="0" w:color="auto"/>
              <w:left w:val="single" w:sz="2" w:space="0" w:color="auto"/>
              <w:bottom w:val="single" w:sz="2" w:space="0" w:color="auto"/>
              <w:right w:val="single" w:sz="2" w:space="0" w:color="auto"/>
            </w:tcBorders>
            <w:hideMark/>
          </w:tcPr>
          <w:p w14:paraId="5EDB62B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25.04</w:t>
            </w:r>
          </w:p>
        </w:tc>
      </w:tr>
      <w:tr w:rsidR="00FE6477" w:rsidRPr="00FE6477" w14:paraId="3A9A19C6" w14:textId="77777777">
        <w:tc>
          <w:tcPr>
            <w:tcW w:w="0" w:type="auto"/>
            <w:tcBorders>
              <w:top w:val="single" w:sz="2" w:space="0" w:color="auto"/>
              <w:left w:val="single" w:sz="2" w:space="0" w:color="auto"/>
              <w:bottom w:val="single" w:sz="2" w:space="0" w:color="auto"/>
              <w:right w:val="single" w:sz="2" w:space="0" w:color="auto"/>
            </w:tcBorders>
            <w:hideMark/>
          </w:tcPr>
          <w:p w14:paraId="2422FA97"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Оновлення безпеки</w:t>
            </w:r>
          </w:p>
        </w:tc>
        <w:tc>
          <w:tcPr>
            <w:tcW w:w="0" w:type="auto"/>
            <w:tcBorders>
              <w:top w:val="single" w:sz="2" w:space="0" w:color="auto"/>
              <w:left w:val="single" w:sz="2" w:space="0" w:color="auto"/>
              <w:bottom w:val="single" w:sz="2" w:space="0" w:color="auto"/>
              <w:right w:val="single" w:sz="2" w:space="0" w:color="auto"/>
            </w:tcBorders>
            <w:hideMark/>
          </w:tcPr>
          <w:p w14:paraId="6CF431D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До 2029</w:t>
            </w:r>
          </w:p>
        </w:tc>
        <w:tc>
          <w:tcPr>
            <w:tcW w:w="0" w:type="auto"/>
            <w:tcBorders>
              <w:top w:val="single" w:sz="2" w:space="0" w:color="auto"/>
              <w:left w:val="single" w:sz="2" w:space="0" w:color="auto"/>
              <w:bottom w:val="single" w:sz="2" w:space="0" w:color="auto"/>
              <w:right w:val="single" w:sz="2" w:space="0" w:color="auto"/>
            </w:tcBorders>
            <w:hideMark/>
          </w:tcPr>
          <w:p w14:paraId="6F2A08A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До січня 2026</w:t>
            </w:r>
          </w:p>
        </w:tc>
      </w:tr>
      <w:tr w:rsidR="00FE6477" w:rsidRPr="00FE6477" w14:paraId="62C0BE89" w14:textId="77777777">
        <w:tc>
          <w:tcPr>
            <w:tcW w:w="0" w:type="auto"/>
            <w:tcBorders>
              <w:top w:val="single" w:sz="2" w:space="0" w:color="auto"/>
              <w:left w:val="single" w:sz="2" w:space="0" w:color="auto"/>
              <w:bottom w:val="single" w:sz="2" w:space="0" w:color="auto"/>
              <w:right w:val="single" w:sz="2" w:space="0" w:color="auto"/>
            </w:tcBorders>
            <w:hideMark/>
          </w:tcPr>
          <w:p w14:paraId="44DBA29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Стабільність</w:t>
            </w:r>
          </w:p>
        </w:tc>
        <w:tc>
          <w:tcPr>
            <w:tcW w:w="0" w:type="auto"/>
            <w:tcBorders>
              <w:top w:val="single" w:sz="2" w:space="0" w:color="auto"/>
              <w:left w:val="single" w:sz="2" w:space="0" w:color="auto"/>
              <w:bottom w:val="single" w:sz="2" w:space="0" w:color="auto"/>
              <w:right w:val="single" w:sz="2" w:space="0" w:color="auto"/>
            </w:tcBorders>
            <w:hideMark/>
          </w:tcPr>
          <w:p w14:paraId="38F83BCA"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Вища</w:t>
            </w:r>
          </w:p>
        </w:tc>
        <w:tc>
          <w:tcPr>
            <w:tcW w:w="0" w:type="auto"/>
            <w:tcBorders>
              <w:top w:val="single" w:sz="2" w:space="0" w:color="auto"/>
              <w:left w:val="single" w:sz="2" w:space="0" w:color="auto"/>
              <w:bottom w:val="single" w:sz="2" w:space="0" w:color="auto"/>
              <w:right w:val="single" w:sz="2" w:space="0" w:color="auto"/>
            </w:tcBorders>
            <w:hideMark/>
          </w:tcPr>
          <w:p w14:paraId="261A872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Нижча</w:t>
            </w:r>
          </w:p>
        </w:tc>
      </w:tr>
    </w:tbl>
    <w:p w14:paraId="175A6A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Для сервера в ідеалі LTS</w:t>
      </w:r>
      <w:r w:rsidRPr="00FE6477">
        <w:rPr>
          <w:rFonts w:ascii="Georgia" w:eastAsia="Times New Roman" w:hAnsi="Georgia" w:cs="Segoe UI"/>
          <w:color w:val="121212"/>
          <w:kern w:val="0"/>
          <w:sz w:val="27"/>
          <w:szCs w:val="27"/>
          <w14:ligatures w14:val="none"/>
        </w:rPr>
        <w:t> — але 24.04 LTS не підтримує ваше залізо (Realtek 8126 + Blackwell).</w:t>
      </w:r>
    </w:p>
    <w:p w14:paraId="02C417A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Тому зараз ставимо 25.04 — воно працює, а коли вийде </w:t>
      </w:r>
      <w:r w:rsidRPr="00FE6477">
        <w:rPr>
          <w:rFonts w:ascii="Georgia" w:eastAsia="Times New Roman" w:hAnsi="Georgia" w:cs="Segoe UI"/>
          <w:b/>
          <w:bCs/>
          <w:color w:val="121212"/>
          <w:kern w:val="0"/>
          <w:sz w:val="27"/>
          <w:szCs w:val="27"/>
          <w:bdr w:val="single" w:sz="2" w:space="0" w:color="1F1F1E" w:frame="1"/>
          <w14:ligatures w14:val="none"/>
        </w:rPr>
        <w:t>26.04 LTS</w:t>
      </w:r>
      <w:r w:rsidRPr="00FE6477">
        <w:rPr>
          <w:rFonts w:ascii="Georgia" w:eastAsia="Times New Roman" w:hAnsi="Georgia" w:cs="Segoe UI"/>
          <w:color w:val="121212"/>
          <w:kern w:val="0"/>
          <w:sz w:val="27"/>
          <w:szCs w:val="27"/>
          <w14:ligatures w14:val="none"/>
        </w:rPr>
        <w:t> (квітень 2026) — перейдете на нього. Це буде стабільна версія з підтримкою вашого заліза.</w:t>
      </w:r>
    </w:p>
    <w:p w14:paraId="37CC458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https://ubuntu.</w:t>
      </w:r>
    </w:p>
    <w:p w14:paraId="3294EA9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hyperlink r:id="rId57"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https://ubuntu.com/download/server</w:t>
        </w:r>
      </w:hyperlink>
      <w:r w:rsidRPr="00FE6477">
        <w:rPr>
          <w:rFonts w:ascii="Segoe UI" w:eastAsia="Times New Roman" w:hAnsi="Segoe UI" w:cs="Segoe UI"/>
          <w:color w:val="121212"/>
          <w:kern w:val="0"/>
          <w:sz w:val="27"/>
          <w:szCs w:val="27"/>
          <w14:ligatures w14:val="none"/>
        </w:rPr>
        <w:t xml:space="preserve"> так є ж</w:t>
      </w:r>
    </w:p>
    <w:p w14:paraId="15F7C44D"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18:39</w:t>
      </w:r>
    </w:p>
    <w:p w14:paraId="5D32689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w:t>
      </w:r>
    </w:p>
    <w:p w14:paraId="71E3E9B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Бачите на сторінці дві кнопки:</w:t>
      </w:r>
    </w:p>
    <w:p w14:paraId="4F89B811" w14:textId="77777777" w:rsidR="00FE6477" w:rsidRPr="00FE6477" w:rsidRDefault="00FE6477" w:rsidP="00FE6477">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Ubuntu 24.04.2 LTS</w:t>
      </w:r>
      <w:r w:rsidRPr="00FE6477">
        <w:rPr>
          <w:rFonts w:ascii="Georgia" w:eastAsia="Times New Roman" w:hAnsi="Georgia" w:cs="Segoe UI"/>
          <w:color w:val="121212"/>
          <w:kern w:val="0"/>
          <w:sz w:val="27"/>
          <w:szCs w:val="27"/>
          <w14:ligatures w14:val="none"/>
        </w:rPr>
        <w:t> — стабільна але не підтримує ваше залізо</w:t>
      </w:r>
    </w:p>
    <w:p w14:paraId="716752FE" w14:textId="77777777" w:rsidR="00FE6477" w:rsidRPr="00FE6477" w:rsidRDefault="00FE6477" w:rsidP="00FE6477">
      <w:pPr>
        <w:numPr>
          <w:ilvl w:val="0"/>
          <w:numId w:val="1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Ubuntu 25.04</w:t>
      </w:r>
      <w:r w:rsidRPr="00FE6477">
        <w:rPr>
          <w:rFonts w:ascii="Georgia" w:eastAsia="Times New Roman" w:hAnsi="Georgia" w:cs="Segoe UI"/>
          <w:color w:val="121212"/>
          <w:kern w:val="0"/>
          <w:sz w:val="27"/>
          <w:szCs w:val="27"/>
          <w14:ligatures w14:val="none"/>
        </w:rPr>
        <w:t xml:space="preserve"> — новіша, підтримує Realtek 8126 + Blackwell </w:t>
      </w:r>
      <w:r w:rsidRPr="00FE6477">
        <w:rPr>
          <w:rFonts w:ascii="Apple Color Emoji" w:eastAsia="Times New Roman" w:hAnsi="Apple Color Emoji" w:cs="Apple Color Emoji"/>
          <w:color w:val="121212"/>
          <w:kern w:val="0"/>
          <w:sz w:val="27"/>
          <w:szCs w:val="27"/>
          <w14:ligatures w14:val="none"/>
        </w:rPr>
        <w:t>✅</w:t>
      </w:r>
    </w:p>
    <w:p w14:paraId="23E7CCE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Скачуйте </w:t>
      </w:r>
      <w:r w:rsidRPr="00FE6477">
        <w:rPr>
          <w:rFonts w:ascii="Georgia" w:eastAsia="Times New Roman" w:hAnsi="Georgia" w:cs="Segoe UI"/>
          <w:b/>
          <w:bCs/>
          <w:color w:val="121212"/>
          <w:kern w:val="0"/>
          <w:sz w:val="27"/>
          <w:szCs w:val="27"/>
          <w:bdr w:val="single" w:sz="2" w:space="0" w:color="1F1F1E" w:frame="1"/>
          <w14:ligatures w14:val="none"/>
        </w:rPr>
        <w:t>25.04</w:t>
      </w:r>
      <w:r w:rsidRPr="00FE6477">
        <w:rPr>
          <w:rFonts w:ascii="Georgia" w:eastAsia="Times New Roman" w:hAnsi="Georgia" w:cs="Segoe UI"/>
          <w:color w:val="121212"/>
          <w:kern w:val="0"/>
          <w:sz w:val="27"/>
          <w:szCs w:val="27"/>
          <w14:ligatures w14:val="none"/>
        </w:rPr>
        <w:t> — вона там є. Записуйте на флешку і починаємо!</w:t>
      </w:r>
    </w:p>
    <w:p w14:paraId="0EAD03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Як взнати ip?</w:t>
      </w:r>
    </w:p>
    <w:p w14:paraId="1E684A7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Як взнати ip?</w:t>
      </w:r>
    </w:p>
    <w:p w14:paraId="21FD1B4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18:49</w:t>
      </w:r>
    </w:p>
    <w:p w14:paraId="060C7C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Після входу в систему введіть:</w:t>
      </w:r>
    </w:p>
    <w:p w14:paraId="281181E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входу в систему введіть:</w:t>
      </w:r>
    </w:p>
    <w:p w14:paraId="42B0A23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D4B7C5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ip</w:t>
      </w:r>
      <w:r w:rsidRPr="00FE6477">
        <w:rPr>
          <w:rFonts w:ascii="Courier New" w:eastAsia="Times New Roman" w:hAnsi="Courier New" w:cs="Courier New"/>
          <w:color w:val="14181F"/>
          <w:kern w:val="0"/>
          <w:sz w:val="20"/>
          <w:szCs w:val="20"/>
          <w:bdr w:val="single" w:sz="2" w:space="0" w:color="1F1F1E" w:frame="1"/>
          <w14:ligatures w14:val="none"/>
        </w:rPr>
        <w:t xml:space="preserve"> a</w:t>
      </w:r>
    </w:p>
    <w:p w14:paraId="23EDA1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Шукайте рядок типу </w:t>
      </w:r>
      <w:r w:rsidRPr="00FE6477">
        <w:rPr>
          <w:rFonts w:ascii="Courier New" w:eastAsia="Times New Roman" w:hAnsi="Courier New" w:cs="Courier New"/>
          <w:color w:val="8D2525"/>
          <w:kern w:val="0"/>
          <w:sz w:val="20"/>
          <w:szCs w:val="20"/>
          <w:bdr w:val="single" w:sz="2" w:space="0" w:color="auto" w:frame="1"/>
          <w14:ligatures w14:val="none"/>
        </w:rPr>
        <w:t>inet 192.168.x.x</w:t>
      </w:r>
      <w:r w:rsidRPr="00FE6477">
        <w:rPr>
          <w:rFonts w:ascii="Georgia" w:eastAsia="Times New Roman" w:hAnsi="Georgia" w:cs="Segoe UI"/>
          <w:color w:val="121212"/>
          <w:kern w:val="0"/>
          <w:sz w:val="27"/>
          <w:szCs w:val="27"/>
          <w14:ligatures w14:val="none"/>
        </w:rPr>
        <w:t> — це і є IP сервера.</w:t>
      </w:r>
    </w:p>
    <w:p w14:paraId="6E62E03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You said: На сервері</w:t>
      </w:r>
    </w:p>
    <w:p w14:paraId="623FC6C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На сервері</w:t>
      </w:r>
    </w:p>
    <w:p w14:paraId="43B9168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18:50</w:t>
      </w:r>
    </w:p>
    <w:p w14:paraId="2EA33F1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Введіть прямо на сервері:</w:t>
      </w:r>
    </w:p>
    <w:p w14:paraId="47B9539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Введіть прямо на сервері:</w:t>
      </w:r>
    </w:p>
    <w:p w14:paraId="2BC7AA3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5D9868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ip</w:t>
      </w:r>
      <w:r w:rsidRPr="00FE6477">
        <w:rPr>
          <w:rFonts w:ascii="Courier New" w:eastAsia="Times New Roman" w:hAnsi="Courier New" w:cs="Courier New"/>
          <w:color w:val="14181F"/>
          <w:kern w:val="0"/>
          <w:sz w:val="20"/>
          <w:szCs w:val="20"/>
          <w:bdr w:val="single" w:sz="2" w:space="0" w:color="1F1F1E" w:frame="1"/>
          <w14:ligatures w14:val="none"/>
        </w:rPr>
        <w:t xml:space="preserve"> a</w:t>
      </w:r>
    </w:p>
    <w:p w14:paraId="2509AEC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7F82A65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Вже взнав, ставим драйвера</w:t>
      </w:r>
    </w:p>
    <w:p w14:paraId="52342B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Вже взнав, ставим драйвера</w:t>
      </w:r>
    </w:p>
    <w:p w14:paraId="366B1ED2"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18:50</w:t>
      </w:r>
    </w:p>
    <w:p w14:paraId="468A347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Відмінно!</w:t>
      </w:r>
    </w:p>
    <w:p w14:paraId="3F0B41F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Відмінно! Спочатку оновимо систему:</w:t>
      </w:r>
    </w:p>
    <w:p w14:paraId="2DEFB72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051C24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update &amp;&amp; </w:t>
      </w: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upgrade -y</w:t>
      </w:r>
    </w:p>
    <w:p w14:paraId="3B982F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58655923" w14:textId="5B989E57"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"https://claude.ai/api/ec431250-9a3c-4db7-891a-2be7c806af86/files/55f55e84-b566-484b-a89a-75a43d87e76d/preview"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0D510814" wp14:editId="7B1B2648">
                <wp:extent cx="306705" cy="306705"/>
                <wp:effectExtent l="0" t="0" r="0" b="0"/>
                <wp:docPr id="1032211050"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7BC7D3" id="Rectangle 4"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43198BE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18:51</w:t>
      </w:r>
    </w:p>
    <w:p w14:paraId="4618DD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Мережа працює!</w:t>
      </w:r>
    </w:p>
    <w:p w14:paraId="4304ED1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Мережа працює! IP: </w:t>
      </w:r>
      <w:r w:rsidRPr="00FE6477">
        <w:rPr>
          <w:rFonts w:ascii="Courier New" w:eastAsia="Times New Roman" w:hAnsi="Courier New" w:cs="Courier New"/>
          <w:color w:val="8D2525"/>
          <w:kern w:val="0"/>
          <w:sz w:val="20"/>
          <w:szCs w:val="20"/>
          <w:bdr w:val="single" w:sz="2" w:space="0" w:color="auto" w:frame="1"/>
          <w14:ligatures w14:val="none"/>
        </w:rPr>
        <w:t>192.168.50.105</w:t>
      </w:r>
      <w:r w:rsidRPr="00FE6477">
        <w:rPr>
          <w:rFonts w:ascii="Georgia" w:eastAsia="Times New Roman" w:hAnsi="Georgia" w:cs="Segoe UI"/>
          <w:color w:val="121212"/>
          <w:kern w:val="0"/>
          <w:sz w:val="27"/>
          <w:szCs w:val="27"/>
          <w14:ligatures w14:val="none"/>
        </w:rPr>
        <w:t> </w:t>
      </w:r>
      <w:r w:rsidRPr="00FE6477">
        <w:rPr>
          <w:rFonts w:ascii="Apple Color Emoji" w:eastAsia="Times New Roman" w:hAnsi="Apple Color Emoji" w:cs="Apple Color Emoji"/>
          <w:color w:val="121212"/>
          <w:kern w:val="0"/>
          <w:sz w:val="27"/>
          <w:szCs w:val="27"/>
          <w14:ligatures w14:val="none"/>
        </w:rPr>
        <w:t>✅</w:t>
      </w:r>
    </w:p>
    <w:p w14:paraId="2F08317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Маленька помилка в команді — </w:t>
      </w:r>
      <w:r w:rsidRPr="00FE6477">
        <w:rPr>
          <w:rFonts w:ascii="Courier New" w:eastAsia="Times New Roman" w:hAnsi="Courier New" w:cs="Courier New"/>
          <w:color w:val="8D2525"/>
          <w:kern w:val="0"/>
          <w:sz w:val="20"/>
          <w:szCs w:val="20"/>
          <w:bdr w:val="single" w:sz="2" w:space="0" w:color="auto" w:frame="1"/>
          <w14:ligatures w14:val="none"/>
        </w:rPr>
        <w:t>updaet</w:t>
      </w:r>
      <w:r w:rsidRPr="00FE6477">
        <w:rPr>
          <w:rFonts w:ascii="Georgia" w:eastAsia="Times New Roman" w:hAnsi="Georgia" w:cs="Segoe UI"/>
          <w:color w:val="121212"/>
          <w:kern w:val="0"/>
          <w:sz w:val="27"/>
          <w:szCs w:val="27"/>
          <w14:ligatures w14:val="none"/>
        </w:rPr>
        <w:t> замість </w:t>
      </w:r>
      <w:r w:rsidRPr="00FE6477">
        <w:rPr>
          <w:rFonts w:ascii="Courier New" w:eastAsia="Times New Roman" w:hAnsi="Courier New" w:cs="Courier New"/>
          <w:color w:val="8D2525"/>
          <w:kern w:val="0"/>
          <w:sz w:val="20"/>
          <w:szCs w:val="20"/>
          <w:bdr w:val="single" w:sz="2" w:space="0" w:color="auto" w:frame="1"/>
          <w14:ligatures w14:val="none"/>
        </w:rPr>
        <w:t>upgrade</w:t>
      </w:r>
      <w:r w:rsidRPr="00FE6477">
        <w:rPr>
          <w:rFonts w:ascii="Georgia" w:eastAsia="Times New Roman" w:hAnsi="Georgia" w:cs="Segoe UI"/>
          <w:color w:val="121212"/>
          <w:kern w:val="0"/>
          <w:sz w:val="27"/>
          <w:szCs w:val="27"/>
          <w14:ligatures w14:val="none"/>
        </w:rPr>
        <w:t>. Введіть правильно:</w:t>
      </w:r>
    </w:p>
    <w:p w14:paraId="685F9A1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6A682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upgrade -y</w:t>
      </w:r>
    </w:p>
    <w:p w14:paraId="2CEC19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78A18DE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Оновив</w:t>
      </w:r>
    </w:p>
    <w:p w14:paraId="68CE06D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Оновив</w:t>
      </w:r>
    </w:p>
    <w:p w14:paraId="42E99F8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18:53</w:t>
      </w:r>
    </w:p>
    <w:p w14:paraId="179AD39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Тепер встановлюємо NVIDIA драйвер:</w:t>
      </w:r>
    </w:p>
    <w:p w14:paraId="29B3385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встановлюємо NVIDIA драйвер:</w:t>
      </w:r>
    </w:p>
    <w:p w14:paraId="5B864E0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A6D5C1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nvidia-driver-570-open</w:t>
      </w:r>
    </w:p>
    <w:p w14:paraId="60735CA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44B6ABF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Готово</w:t>
      </w:r>
    </w:p>
    <w:p w14:paraId="2EF0042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Готово</w:t>
      </w:r>
    </w:p>
    <w:p w14:paraId="48DB91A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18:54</w:t>
      </w:r>
    </w:p>
    <w:p w14:paraId="2A6F6C7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Перезавантажуємо:</w:t>
      </w:r>
    </w:p>
    <w:p w14:paraId="0FA0DE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Перезавантажуємо:</w:t>
      </w:r>
    </w:p>
    <w:p w14:paraId="2995382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5C9865B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5D83221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завантаження підключіться з MacBook:</w:t>
      </w:r>
    </w:p>
    <w:p w14:paraId="0AC02C9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97C75D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ssh</w:t>
      </w:r>
      <w:r w:rsidRPr="00FE6477">
        <w:rPr>
          <w:rFonts w:ascii="Courier New" w:eastAsia="Times New Roman" w:hAnsi="Courier New" w:cs="Courier New"/>
          <w:color w:val="14181F"/>
          <w:kern w:val="0"/>
          <w:sz w:val="20"/>
          <w:szCs w:val="20"/>
          <w:bdr w:val="single" w:sz="2" w:space="0" w:color="1F1F1E" w:frame="1"/>
          <w14:ligatures w14:val="none"/>
        </w:rPr>
        <w:t xml:space="preserve"> leo@192.168.50.105</w:t>
      </w:r>
    </w:p>
    <w:p w14:paraId="06C103F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перевіримо:</w:t>
      </w:r>
    </w:p>
    <w:p w14:paraId="35C29657"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50E5F8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nvidia-smi</w:t>
      </w:r>
    </w:p>
    <w:p w14:paraId="13726774" w14:textId="57ACB2C9"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"https://claude.ai/api/ec431250-9a3c-4db7-891a-2be7c806af86/files/6fe9c374-ad8a-4f54-ba72-32c91398bb7a/preview"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78AF9DE3" wp14:editId="59C0E20B">
                <wp:extent cx="306705" cy="306705"/>
                <wp:effectExtent l="0" t="0" r="0" b="0"/>
                <wp:docPr id="1881278493"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6B15D4" id="Rectangle 3"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26F7783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18:56</w:t>
      </w:r>
    </w:p>
    <w:p w14:paraId="7ECC0D8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 xml:space="preserve">Claude responded: </w:t>
      </w:r>
      <w:r w:rsidRPr="00FE6477">
        <w:rPr>
          <w:rFonts w:ascii="Apple Color Emoji" w:eastAsia="Times New Roman" w:hAnsi="Apple Color Emoji" w:cs="Apple Color Emoji"/>
          <w:b/>
          <w:bCs/>
          <w:color w:val="121212"/>
          <w:kern w:val="0"/>
          <w:sz w:val="36"/>
          <w:szCs w:val="36"/>
          <w14:ligatures w14:val="none"/>
        </w:rPr>
        <w:t>🎉</w:t>
      </w:r>
      <w:r w:rsidRPr="00FE6477">
        <w:rPr>
          <w:rFonts w:ascii="Segoe UI" w:eastAsia="Times New Roman" w:hAnsi="Segoe UI" w:cs="Segoe UI"/>
          <w:b/>
          <w:bCs/>
          <w:color w:val="121212"/>
          <w:kern w:val="0"/>
          <w:sz w:val="36"/>
          <w:szCs w:val="36"/>
          <w14:ligatures w14:val="none"/>
        </w:rPr>
        <w:t xml:space="preserve"> Працює!</w:t>
      </w:r>
    </w:p>
    <w:p w14:paraId="7530DB2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w:t>
      </w:r>
      <w:r w:rsidRPr="00FE6477">
        <w:rPr>
          <w:rFonts w:ascii="Georgia" w:eastAsia="Times New Roman" w:hAnsi="Georgia" w:cs="Segoe UI"/>
          <w:b/>
          <w:bCs/>
          <w:color w:val="121212"/>
          <w:kern w:val="0"/>
          <w:sz w:val="27"/>
          <w:szCs w:val="27"/>
          <w:bdr w:val="single" w:sz="2" w:space="0" w:color="1F1F1E" w:frame="1"/>
          <w14:ligatures w14:val="none"/>
        </w:rPr>
        <w:t>Працює!</w:t>
      </w:r>
    </w:p>
    <w:p w14:paraId="6E55180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GPU 0  NVIDIA RTX PRO 4000 Blackwell  24467 MiB  </w:t>
      </w:r>
      <w:r w:rsidRPr="00FE6477">
        <w:rPr>
          <w:rFonts w:ascii="Apple Color Emoji" w:eastAsia="Times New Roman" w:hAnsi="Apple Color Emoji" w:cs="Apple Color Emoji"/>
          <w:color w:val="14181F"/>
          <w:kern w:val="0"/>
          <w:sz w:val="20"/>
          <w:szCs w:val="20"/>
          <w:bdr w:val="single" w:sz="2" w:space="0" w:color="1F1F1E" w:frame="1"/>
          <w14:ligatures w14:val="none"/>
        </w:rPr>
        <w:t>✅</w:t>
      </w:r>
    </w:p>
    <w:p w14:paraId="5188884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GPU 1  NVIDIA RTX PRO 4000 Blackwell  24467 MiB  </w:t>
      </w:r>
      <w:r w:rsidRPr="00FE6477">
        <w:rPr>
          <w:rFonts w:ascii="Apple Color Emoji" w:eastAsia="Times New Roman" w:hAnsi="Apple Color Emoji" w:cs="Apple Color Emoji"/>
          <w:color w:val="14181F"/>
          <w:kern w:val="0"/>
          <w:sz w:val="20"/>
          <w:szCs w:val="20"/>
          <w:bdr w:val="single" w:sz="2" w:space="0" w:color="1F1F1E" w:frame="1"/>
          <w14:ligatures w14:val="none"/>
        </w:rPr>
        <w:t>✅</w:t>
      </w:r>
    </w:p>
    <w:p w14:paraId="7DE2139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Driver: 570.195.03</w:t>
      </w:r>
    </w:p>
    <w:p w14:paraId="651680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CUDA:   12.8</w:t>
      </w:r>
    </w:p>
    <w:p w14:paraId="2B46667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Обидві карти видно, температура нормальна (42°C і 40°C), 48GB VRAM загалом.</w:t>
      </w:r>
    </w:p>
    <w:p w14:paraId="46D4D8E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встановлюємо CUDA Toolkit:</w:t>
      </w:r>
    </w:p>
    <w:p w14:paraId="6E92570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F20C4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cuda-toolkit-12-8</w:t>
      </w:r>
    </w:p>
    <w:p w14:paraId="2730038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780431E0" w14:textId="767566FC"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"https://claude.ai/api/ec431250-9a3c-4db7-891a-2be7c806af86/files/9bb8afcf-c169-41ba-93f2-6876b2e866f4/preview"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0448F744" wp14:editId="2B97B7DD">
                <wp:extent cx="306705" cy="306705"/>
                <wp:effectExtent l="0" t="0" r="0" b="0"/>
                <wp:docPr id="965164884"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A52C1F" id="Rectangle 2"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53FA446D"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18:57</w:t>
      </w:r>
    </w:p>
    <w:p w14:paraId="431FF2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Додамо офіційний репозиторій NVIDIA для CUDA:</w:t>
      </w:r>
    </w:p>
    <w:p w14:paraId="3BA9B7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Додамо офіційний репозиторій NVIDIA для CUDA:</w:t>
      </w:r>
    </w:p>
    <w:p w14:paraId="78E75DB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5F0375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wget</w:t>
      </w:r>
      <w:r w:rsidRPr="00FE6477">
        <w:rPr>
          <w:rFonts w:ascii="Courier New" w:eastAsia="Times New Roman" w:hAnsi="Courier New" w:cs="Courier New"/>
          <w:color w:val="14181F"/>
          <w:kern w:val="0"/>
          <w:sz w:val="20"/>
          <w:szCs w:val="20"/>
          <w:bdr w:val="single" w:sz="2" w:space="0" w:color="1F1F1E" w:frame="1"/>
          <w14:ligatures w14:val="none"/>
        </w:rPr>
        <w:t xml:space="preserve"> https://developer.download.nvidia.com/compute/cuda/repos/ubuntu2404/x86_64/cuda-keyring_1.1-1_all.deb</w:t>
      </w:r>
    </w:p>
    <w:p w14:paraId="22C8FDA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dpkg -i cuda-keyring_1.1-1_all.deb</w:t>
      </w:r>
    </w:p>
    <w:p w14:paraId="13B88EC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update</w:t>
      </w:r>
    </w:p>
    <w:p w14:paraId="2A4ADD6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cuda-toolkit-12-8</w:t>
      </w:r>
    </w:p>
    <w:p w14:paraId="151BD81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683CA10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You said: CUDA Toolkit: що це?</w:t>
      </w:r>
    </w:p>
    <w:p w14:paraId="78FA3A6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CUDA Toolkit: що це?</w:t>
      </w:r>
    </w:p>
    <w:p w14:paraId="329F1F0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18:59</w:t>
      </w:r>
    </w:p>
    <w:p w14:paraId="1D75ACB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CUDA = Compute Unified Device Architecture — це платформа від NVIDIA яка дозволяє програмам використовувати GPU для обчислень.</w:t>
      </w:r>
    </w:p>
    <w:p w14:paraId="466F3D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CUDA</w:t>
      </w:r>
      <w:r w:rsidRPr="00FE6477">
        <w:rPr>
          <w:rFonts w:ascii="Georgia" w:eastAsia="Times New Roman" w:hAnsi="Georgia" w:cs="Segoe UI"/>
          <w:color w:val="121212"/>
          <w:kern w:val="0"/>
          <w:sz w:val="27"/>
          <w:szCs w:val="27"/>
          <w14:ligatures w14:val="none"/>
        </w:rPr>
        <w:t> = Compute Unified Device Architecture — це платформа від NVIDIA яка дозволяє програмам використовувати GPU для обчислень.</w:t>
      </w:r>
    </w:p>
    <w:p w14:paraId="34961AC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Простіше кажучи:</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027"/>
        <w:gridCol w:w="3334"/>
      </w:tblGrid>
      <w:tr w:rsidR="00FE6477" w:rsidRPr="00FE6477" w14:paraId="540D587D"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D8D491C"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Без CUDA</w:t>
            </w:r>
          </w:p>
        </w:tc>
        <w:tc>
          <w:tcPr>
            <w:tcW w:w="0" w:type="auto"/>
            <w:tcBorders>
              <w:top w:val="single" w:sz="2" w:space="0" w:color="auto"/>
              <w:left w:val="single" w:sz="2" w:space="0" w:color="auto"/>
              <w:bottom w:val="single" w:sz="2" w:space="0" w:color="auto"/>
              <w:right w:val="single" w:sz="2" w:space="0" w:color="auto"/>
            </w:tcBorders>
            <w:hideMark/>
          </w:tcPr>
          <w:p w14:paraId="303A9FB3"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З CUDA</w:t>
            </w:r>
          </w:p>
        </w:tc>
      </w:tr>
      <w:tr w:rsidR="00FE6477" w:rsidRPr="00FE6477" w14:paraId="10CE1BAD" w14:textId="77777777">
        <w:tc>
          <w:tcPr>
            <w:tcW w:w="0" w:type="auto"/>
            <w:tcBorders>
              <w:top w:val="single" w:sz="2" w:space="0" w:color="auto"/>
              <w:left w:val="single" w:sz="2" w:space="0" w:color="auto"/>
              <w:bottom w:val="single" w:sz="2" w:space="0" w:color="auto"/>
              <w:right w:val="single" w:sz="2" w:space="0" w:color="auto"/>
            </w:tcBorders>
            <w:hideMark/>
          </w:tcPr>
          <w:p w14:paraId="1F0891A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Програми використовують тільки CPU</w:t>
            </w:r>
          </w:p>
        </w:tc>
        <w:tc>
          <w:tcPr>
            <w:tcW w:w="0" w:type="auto"/>
            <w:tcBorders>
              <w:top w:val="single" w:sz="2" w:space="0" w:color="auto"/>
              <w:left w:val="single" w:sz="2" w:space="0" w:color="auto"/>
              <w:bottom w:val="single" w:sz="2" w:space="0" w:color="auto"/>
              <w:right w:val="single" w:sz="2" w:space="0" w:color="auto"/>
            </w:tcBorders>
            <w:hideMark/>
          </w:tcPr>
          <w:p w14:paraId="26C93A4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Програми використовують GPU</w:t>
            </w:r>
          </w:p>
        </w:tc>
      </w:tr>
      <w:tr w:rsidR="00FE6477" w:rsidRPr="00FE6477" w14:paraId="511324BC" w14:textId="77777777">
        <w:tc>
          <w:tcPr>
            <w:tcW w:w="0" w:type="auto"/>
            <w:tcBorders>
              <w:top w:val="single" w:sz="2" w:space="0" w:color="auto"/>
              <w:left w:val="single" w:sz="2" w:space="0" w:color="auto"/>
              <w:bottom w:val="single" w:sz="2" w:space="0" w:color="auto"/>
              <w:right w:val="single" w:sz="2" w:space="0" w:color="auto"/>
            </w:tcBorders>
            <w:hideMark/>
          </w:tcPr>
          <w:p w14:paraId="4E0879D0"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Повільне навчання моделей</w:t>
            </w:r>
          </w:p>
        </w:tc>
        <w:tc>
          <w:tcPr>
            <w:tcW w:w="0" w:type="auto"/>
            <w:tcBorders>
              <w:top w:val="single" w:sz="2" w:space="0" w:color="auto"/>
              <w:left w:val="single" w:sz="2" w:space="0" w:color="auto"/>
              <w:bottom w:val="single" w:sz="2" w:space="0" w:color="auto"/>
              <w:right w:val="single" w:sz="2" w:space="0" w:color="auto"/>
            </w:tcBorders>
            <w:hideMark/>
          </w:tcPr>
          <w:p w14:paraId="363602B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Швидке навчання моделей</w:t>
            </w:r>
          </w:p>
        </w:tc>
      </w:tr>
      <w:tr w:rsidR="00FE6477" w:rsidRPr="00FE6477" w14:paraId="22428FC0" w14:textId="77777777">
        <w:tc>
          <w:tcPr>
            <w:tcW w:w="0" w:type="auto"/>
            <w:tcBorders>
              <w:top w:val="single" w:sz="2" w:space="0" w:color="auto"/>
              <w:left w:val="single" w:sz="2" w:space="0" w:color="auto"/>
              <w:bottom w:val="single" w:sz="2" w:space="0" w:color="auto"/>
              <w:right w:val="single" w:sz="2" w:space="0" w:color="auto"/>
            </w:tcBorders>
            <w:hideMark/>
          </w:tcPr>
          <w:p w14:paraId="66751C9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vLLM не працює</w:t>
            </w:r>
          </w:p>
        </w:tc>
        <w:tc>
          <w:tcPr>
            <w:tcW w:w="0" w:type="auto"/>
            <w:tcBorders>
              <w:top w:val="single" w:sz="2" w:space="0" w:color="auto"/>
              <w:left w:val="single" w:sz="2" w:space="0" w:color="auto"/>
              <w:bottom w:val="single" w:sz="2" w:space="0" w:color="auto"/>
              <w:right w:val="single" w:sz="2" w:space="0" w:color="auto"/>
            </w:tcBorders>
            <w:hideMark/>
          </w:tcPr>
          <w:p w14:paraId="35D75E1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vLLM працює</w:t>
            </w:r>
          </w:p>
        </w:tc>
      </w:tr>
    </w:tbl>
    <w:p w14:paraId="6E916CF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Для нашого проекту CUDA потрібна щоб:</w:t>
      </w:r>
    </w:p>
    <w:p w14:paraId="5C0E7D73" w14:textId="77777777" w:rsidR="00FE6477" w:rsidRPr="00FE6477" w:rsidRDefault="00FE6477" w:rsidP="00FE6477">
      <w:pPr>
        <w:numPr>
          <w:ilvl w:val="0"/>
          <w:numId w:val="17"/>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vLLM</w:t>
      </w:r>
      <w:r w:rsidRPr="00FE6477">
        <w:rPr>
          <w:rFonts w:ascii="Georgia" w:eastAsia="Times New Roman" w:hAnsi="Georgia" w:cs="Segoe UI"/>
          <w:color w:val="121212"/>
          <w:kern w:val="0"/>
          <w:sz w:val="27"/>
          <w:szCs w:val="27"/>
          <w14:ligatures w14:val="none"/>
        </w:rPr>
        <w:t> міг запускати Qwen2.5-72B на GPU</w:t>
      </w:r>
    </w:p>
    <w:p w14:paraId="32EF7B52" w14:textId="77777777" w:rsidR="00FE6477" w:rsidRPr="00FE6477" w:rsidRDefault="00FE6477" w:rsidP="00FE6477">
      <w:pPr>
        <w:numPr>
          <w:ilvl w:val="0"/>
          <w:numId w:val="17"/>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PyTorch</w:t>
      </w:r>
      <w:r w:rsidRPr="00FE6477">
        <w:rPr>
          <w:rFonts w:ascii="Georgia" w:eastAsia="Times New Roman" w:hAnsi="Georgia" w:cs="Segoe UI"/>
          <w:color w:val="121212"/>
          <w:kern w:val="0"/>
          <w:sz w:val="27"/>
          <w:szCs w:val="27"/>
          <w14:ligatures w14:val="none"/>
        </w:rPr>
        <w:t> міг навчатись на GPU</w:t>
      </w:r>
    </w:p>
    <w:p w14:paraId="285ACAC3" w14:textId="77777777" w:rsidR="00FE6477" w:rsidRPr="00FE6477" w:rsidRDefault="00FE6477" w:rsidP="00FE6477">
      <w:pPr>
        <w:numPr>
          <w:ilvl w:val="0"/>
          <w:numId w:val="17"/>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Ембединги</w:t>
      </w:r>
      <w:r w:rsidRPr="00FE6477">
        <w:rPr>
          <w:rFonts w:ascii="Georgia" w:eastAsia="Times New Roman" w:hAnsi="Georgia" w:cs="Segoe UI"/>
          <w:color w:val="121212"/>
          <w:kern w:val="0"/>
          <w:sz w:val="27"/>
          <w:szCs w:val="27"/>
          <w14:ligatures w14:val="none"/>
        </w:rPr>
        <w:t> (bge-m3) генерувались швидко</w:t>
      </w:r>
    </w:p>
    <w:p w14:paraId="3E2169B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Без CUDA всі обчислення йдуть на CPU — це в 50-100 разів повільніше.</w:t>
      </w:r>
    </w:p>
    <w:p w14:paraId="22E25BC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Встановлення завершилось?</w:t>
      </w:r>
    </w:p>
    <w:p w14:paraId="60E73B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ще 7 минут</w:t>
      </w:r>
    </w:p>
    <w:p w14:paraId="21E0B56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ще 7 минут</w:t>
      </w:r>
    </w:p>
    <w:p w14:paraId="449BBEE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19:00</w:t>
      </w:r>
    </w:p>
    <w:p w14:paraId="25F699C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Добре, чекайте.</w:t>
      </w:r>
    </w:p>
    <w:p w14:paraId="007536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Добре, чекайте. Поки йде встановлення — ось що зробимо після CUDA:</w:t>
      </w:r>
    </w:p>
    <w:p w14:paraId="2BBFD2E8"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Ubuntu 25.04</w:t>
      </w:r>
    </w:p>
    <w:p w14:paraId="790AE75E"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NVIDIA драйвер 570</w:t>
      </w:r>
    </w:p>
    <w:p w14:paraId="325B0BBB"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CUDA 12.8</w:t>
      </w:r>
    </w:p>
    <w:p w14:paraId="69DDC97E"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Docker + Docker Compose</w:t>
      </w:r>
    </w:p>
    <w:p w14:paraId="7C87C854"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Qdrant (векторна БД)</w:t>
      </w:r>
    </w:p>
    <w:p w14:paraId="001D2B64"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vLLM + Qwen2.5-72B</w:t>
      </w:r>
    </w:p>
    <w:p w14:paraId="7A164BF4"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Python RAG pipeline</w:t>
      </w:r>
    </w:p>
    <w:p w14:paraId="446CCB6C"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Індексація 500 справ</w:t>
      </w:r>
    </w:p>
    <w:p w14:paraId="1CC4D929" w14:textId="77777777" w:rsidR="00FE6477" w:rsidRPr="00FE6477" w:rsidRDefault="00FE6477" w:rsidP="00FE6477">
      <w:pPr>
        <w:numPr>
          <w:ilvl w:val="0"/>
          <w:numId w:val="18"/>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lastRenderedPageBreak/>
        <w:t>⬜</w:t>
      </w:r>
      <w:r w:rsidRPr="00FE6477">
        <w:rPr>
          <w:rFonts w:ascii="Georgia" w:eastAsia="Times New Roman" w:hAnsi="Georgia" w:cs="Segoe UI"/>
          <w:color w:val="121212"/>
          <w:kern w:val="0"/>
          <w:sz w:val="27"/>
          <w:szCs w:val="27"/>
          <w14:ligatures w14:val="none"/>
        </w:rPr>
        <w:t xml:space="preserve"> Paperclip</w:t>
      </w:r>
    </w:p>
    <w:p w14:paraId="46CBB51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CUDA встановиться.</w:t>
      </w:r>
    </w:p>
    <w:p w14:paraId="0FEEF9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4 кроком ми можемо встановити claude ?</w:t>
      </w:r>
    </w:p>
    <w:p w14:paraId="5DF46A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4 кроком ми можемо встановити claude ?</w:t>
      </w:r>
    </w:p>
    <w:p w14:paraId="049B1B5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19:01</w:t>
      </w:r>
    </w:p>
    <w:p w14:paraId="4D74B94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w:t>
      </w:r>
    </w:p>
    <w:p w14:paraId="11F4255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Але є нюанс:</w:t>
      </w:r>
    </w:p>
    <w:p w14:paraId="5E48766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Claude</w:t>
      </w:r>
      <w:r w:rsidRPr="00FE6477">
        <w:rPr>
          <w:rFonts w:ascii="Georgia" w:eastAsia="Times New Roman" w:hAnsi="Georgia" w:cs="Segoe UI"/>
          <w:color w:val="121212"/>
          <w:kern w:val="0"/>
          <w:sz w:val="27"/>
          <w:szCs w:val="27"/>
          <w14:ligatures w14:val="none"/>
        </w:rPr>
        <w:t> — це хмарна модель Anthropic, вона не встановлюється локально. Ви спілкуєтесь з нею через інтернет (як зараз).</w:t>
      </w:r>
    </w:p>
    <w:p w14:paraId="1CF44A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Для </w:t>
      </w:r>
      <w:r w:rsidRPr="00FE6477">
        <w:rPr>
          <w:rFonts w:ascii="Georgia" w:eastAsia="Times New Roman" w:hAnsi="Georgia" w:cs="Segoe UI"/>
          <w:b/>
          <w:bCs/>
          <w:color w:val="121212"/>
          <w:kern w:val="0"/>
          <w:sz w:val="27"/>
          <w:szCs w:val="27"/>
          <w:bdr w:val="single" w:sz="2" w:space="0" w:color="1F1F1E" w:frame="1"/>
          <w14:ligatures w14:val="none"/>
        </w:rPr>
        <w:t>локального сервера</w:t>
      </w:r>
      <w:r w:rsidRPr="00FE6477">
        <w:rPr>
          <w:rFonts w:ascii="Georgia" w:eastAsia="Times New Roman" w:hAnsi="Georgia" w:cs="Segoe UI"/>
          <w:color w:val="121212"/>
          <w:kern w:val="0"/>
          <w:sz w:val="27"/>
          <w:szCs w:val="27"/>
          <w14:ligatures w14:val="none"/>
        </w:rPr>
        <w:t> є три варіанти:</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547"/>
        <w:gridCol w:w="1001"/>
        <w:gridCol w:w="757"/>
        <w:gridCol w:w="1230"/>
      </w:tblGrid>
      <w:tr w:rsidR="00FE6477" w:rsidRPr="00FE6477" w14:paraId="1BA6DDB9"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2D26A58"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Варіант</w:t>
            </w:r>
          </w:p>
        </w:tc>
        <w:tc>
          <w:tcPr>
            <w:tcW w:w="0" w:type="auto"/>
            <w:tcBorders>
              <w:top w:val="single" w:sz="2" w:space="0" w:color="auto"/>
              <w:left w:val="single" w:sz="2" w:space="0" w:color="auto"/>
              <w:bottom w:val="single" w:sz="2" w:space="0" w:color="auto"/>
              <w:right w:val="single" w:sz="2" w:space="0" w:color="auto"/>
            </w:tcBorders>
            <w:hideMark/>
          </w:tcPr>
          <w:p w14:paraId="3D46A908"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Модель</w:t>
            </w:r>
          </w:p>
        </w:tc>
        <w:tc>
          <w:tcPr>
            <w:tcW w:w="0" w:type="auto"/>
            <w:tcBorders>
              <w:top w:val="single" w:sz="2" w:space="0" w:color="auto"/>
              <w:left w:val="single" w:sz="2" w:space="0" w:color="auto"/>
              <w:bottom w:val="single" w:sz="2" w:space="0" w:color="auto"/>
              <w:right w:val="single" w:sz="2" w:space="0" w:color="auto"/>
            </w:tcBorders>
            <w:hideMark/>
          </w:tcPr>
          <w:p w14:paraId="5ACF636F"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Розмір</w:t>
            </w:r>
          </w:p>
        </w:tc>
        <w:tc>
          <w:tcPr>
            <w:tcW w:w="0" w:type="auto"/>
            <w:tcBorders>
              <w:top w:val="single" w:sz="2" w:space="0" w:color="auto"/>
              <w:left w:val="single" w:sz="2" w:space="0" w:color="auto"/>
              <w:bottom w:val="single" w:sz="2" w:space="0" w:color="auto"/>
              <w:right w:val="single" w:sz="2" w:space="0" w:color="auto"/>
            </w:tcBorders>
            <w:hideMark/>
          </w:tcPr>
          <w:p w14:paraId="612676C2"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Якість</w:t>
            </w:r>
          </w:p>
        </w:tc>
      </w:tr>
      <w:tr w:rsidR="00FE6477" w:rsidRPr="00FE6477" w14:paraId="46DC6EC3" w14:textId="77777777">
        <w:tc>
          <w:tcPr>
            <w:tcW w:w="0" w:type="auto"/>
            <w:tcBorders>
              <w:top w:val="single" w:sz="2" w:space="0" w:color="auto"/>
              <w:left w:val="single" w:sz="2" w:space="0" w:color="auto"/>
              <w:bottom w:val="single" w:sz="2" w:space="0" w:color="auto"/>
              <w:right w:val="single" w:sz="2" w:space="0" w:color="auto"/>
            </w:tcBorders>
            <w:hideMark/>
          </w:tcPr>
          <w:p w14:paraId="6B94D59A"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Qwen2.5-72B</w:t>
            </w:r>
          </w:p>
        </w:tc>
        <w:tc>
          <w:tcPr>
            <w:tcW w:w="0" w:type="auto"/>
            <w:tcBorders>
              <w:top w:val="single" w:sz="2" w:space="0" w:color="auto"/>
              <w:left w:val="single" w:sz="2" w:space="0" w:color="auto"/>
              <w:bottom w:val="single" w:sz="2" w:space="0" w:color="auto"/>
              <w:right w:val="single" w:sz="2" w:space="0" w:color="auto"/>
            </w:tcBorders>
            <w:hideMark/>
          </w:tcPr>
          <w:p w14:paraId="47D35527"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Локальна</w:t>
            </w:r>
          </w:p>
        </w:tc>
        <w:tc>
          <w:tcPr>
            <w:tcW w:w="0" w:type="auto"/>
            <w:tcBorders>
              <w:top w:val="single" w:sz="2" w:space="0" w:color="auto"/>
              <w:left w:val="single" w:sz="2" w:space="0" w:color="auto"/>
              <w:bottom w:val="single" w:sz="2" w:space="0" w:color="auto"/>
              <w:right w:val="single" w:sz="2" w:space="0" w:color="auto"/>
            </w:tcBorders>
            <w:hideMark/>
          </w:tcPr>
          <w:p w14:paraId="11769BB4"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~40GB</w:t>
            </w:r>
          </w:p>
        </w:tc>
        <w:tc>
          <w:tcPr>
            <w:tcW w:w="0" w:type="auto"/>
            <w:tcBorders>
              <w:top w:val="single" w:sz="2" w:space="0" w:color="auto"/>
              <w:left w:val="single" w:sz="2" w:space="0" w:color="auto"/>
              <w:bottom w:val="single" w:sz="2" w:space="0" w:color="auto"/>
              <w:right w:val="single" w:sz="2" w:space="0" w:color="auto"/>
            </w:tcBorders>
            <w:hideMark/>
          </w:tcPr>
          <w:p w14:paraId="0E3FF666"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Apple Color Emoji" w:eastAsia="Times New Roman" w:hAnsi="Apple Color Emoji" w:cs="Apple Color Emoji"/>
                <w:kern w:val="0"/>
                <w14:ligatures w14:val="none"/>
              </w:rPr>
              <w:t>⭐⭐⭐⭐</w:t>
            </w:r>
          </w:p>
        </w:tc>
      </w:tr>
      <w:tr w:rsidR="00FE6477" w:rsidRPr="00FE6477" w14:paraId="362235A7" w14:textId="77777777">
        <w:tc>
          <w:tcPr>
            <w:tcW w:w="0" w:type="auto"/>
            <w:tcBorders>
              <w:top w:val="single" w:sz="2" w:space="0" w:color="auto"/>
              <w:left w:val="single" w:sz="2" w:space="0" w:color="auto"/>
              <w:bottom w:val="single" w:sz="2" w:space="0" w:color="auto"/>
              <w:right w:val="single" w:sz="2" w:space="0" w:color="auto"/>
            </w:tcBorders>
            <w:hideMark/>
          </w:tcPr>
          <w:p w14:paraId="1192022A"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Llama 3.3-70B</w:t>
            </w:r>
          </w:p>
        </w:tc>
        <w:tc>
          <w:tcPr>
            <w:tcW w:w="0" w:type="auto"/>
            <w:tcBorders>
              <w:top w:val="single" w:sz="2" w:space="0" w:color="auto"/>
              <w:left w:val="single" w:sz="2" w:space="0" w:color="auto"/>
              <w:bottom w:val="single" w:sz="2" w:space="0" w:color="auto"/>
              <w:right w:val="single" w:sz="2" w:space="0" w:color="auto"/>
            </w:tcBorders>
            <w:hideMark/>
          </w:tcPr>
          <w:p w14:paraId="2969B823"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Локальна</w:t>
            </w:r>
          </w:p>
        </w:tc>
        <w:tc>
          <w:tcPr>
            <w:tcW w:w="0" w:type="auto"/>
            <w:tcBorders>
              <w:top w:val="single" w:sz="2" w:space="0" w:color="auto"/>
              <w:left w:val="single" w:sz="2" w:space="0" w:color="auto"/>
              <w:bottom w:val="single" w:sz="2" w:space="0" w:color="auto"/>
              <w:right w:val="single" w:sz="2" w:space="0" w:color="auto"/>
            </w:tcBorders>
            <w:hideMark/>
          </w:tcPr>
          <w:p w14:paraId="57C9D701"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~40GB</w:t>
            </w:r>
          </w:p>
        </w:tc>
        <w:tc>
          <w:tcPr>
            <w:tcW w:w="0" w:type="auto"/>
            <w:tcBorders>
              <w:top w:val="single" w:sz="2" w:space="0" w:color="auto"/>
              <w:left w:val="single" w:sz="2" w:space="0" w:color="auto"/>
              <w:bottom w:val="single" w:sz="2" w:space="0" w:color="auto"/>
              <w:right w:val="single" w:sz="2" w:space="0" w:color="auto"/>
            </w:tcBorders>
            <w:hideMark/>
          </w:tcPr>
          <w:p w14:paraId="754A155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Apple Color Emoji" w:eastAsia="Times New Roman" w:hAnsi="Apple Color Emoji" w:cs="Apple Color Emoji"/>
                <w:kern w:val="0"/>
                <w14:ligatures w14:val="none"/>
              </w:rPr>
              <w:t>⭐⭐⭐⭐</w:t>
            </w:r>
          </w:p>
        </w:tc>
      </w:tr>
      <w:tr w:rsidR="00FE6477" w:rsidRPr="00FE6477" w14:paraId="67DB6446" w14:textId="77777777">
        <w:tc>
          <w:tcPr>
            <w:tcW w:w="0" w:type="auto"/>
            <w:tcBorders>
              <w:top w:val="single" w:sz="2" w:space="0" w:color="auto"/>
              <w:left w:val="single" w:sz="2" w:space="0" w:color="auto"/>
              <w:bottom w:val="single" w:sz="2" w:space="0" w:color="auto"/>
              <w:right w:val="single" w:sz="2" w:space="0" w:color="auto"/>
            </w:tcBorders>
            <w:hideMark/>
          </w:tcPr>
          <w:p w14:paraId="5971093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b/>
                <w:bCs/>
                <w:kern w:val="0"/>
                <w:bdr w:val="single" w:sz="2" w:space="0" w:color="1F1F1E" w:frame="1"/>
                <w14:ligatures w14:val="none"/>
              </w:rPr>
              <w:t>Claude API</w:t>
            </w:r>
          </w:p>
        </w:tc>
        <w:tc>
          <w:tcPr>
            <w:tcW w:w="0" w:type="auto"/>
            <w:tcBorders>
              <w:top w:val="single" w:sz="2" w:space="0" w:color="auto"/>
              <w:left w:val="single" w:sz="2" w:space="0" w:color="auto"/>
              <w:bottom w:val="single" w:sz="2" w:space="0" w:color="auto"/>
              <w:right w:val="single" w:sz="2" w:space="0" w:color="auto"/>
            </w:tcBorders>
            <w:hideMark/>
          </w:tcPr>
          <w:p w14:paraId="607BF3C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Хмарна</w:t>
            </w:r>
          </w:p>
        </w:tc>
        <w:tc>
          <w:tcPr>
            <w:tcW w:w="0" w:type="auto"/>
            <w:tcBorders>
              <w:top w:val="single" w:sz="2" w:space="0" w:color="auto"/>
              <w:left w:val="single" w:sz="2" w:space="0" w:color="auto"/>
              <w:bottom w:val="single" w:sz="2" w:space="0" w:color="auto"/>
              <w:right w:val="single" w:sz="2" w:space="0" w:color="auto"/>
            </w:tcBorders>
            <w:hideMark/>
          </w:tcPr>
          <w:p w14:paraId="0E44D15F"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0120F17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Apple Color Emoji" w:eastAsia="Times New Roman" w:hAnsi="Apple Color Emoji" w:cs="Apple Color Emoji"/>
                <w:kern w:val="0"/>
                <w14:ligatures w14:val="none"/>
              </w:rPr>
              <w:t>⭐⭐⭐⭐⭐</w:t>
            </w:r>
          </w:p>
        </w:tc>
      </w:tr>
    </w:tbl>
    <w:p w14:paraId="66A2C4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Але є цікавий варіант</w:t>
      </w:r>
      <w:r w:rsidRPr="00FE6477">
        <w:rPr>
          <w:rFonts w:ascii="Georgia" w:eastAsia="Times New Roman" w:hAnsi="Georgia" w:cs="Segoe UI"/>
          <w:color w:val="121212"/>
          <w:kern w:val="0"/>
          <w:sz w:val="27"/>
          <w:szCs w:val="27"/>
          <w14:ligatures w14:val="none"/>
        </w:rPr>
        <w:t> — використовувати </w:t>
      </w:r>
      <w:r w:rsidRPr="00FE6477">
        <w:rPr>
          <w:rFonts w:ascii="Georgia" w:eastAsia="Times New Roman" w:hAnsi="Georgia" w:cs="Segoe UI"/>
          <w:b/>
          <w:bCs/>
          <w:color w:val="121212"/>
          <w:kern w:val="0"/>
          <w:sz w:val="27"/>
          <w:szCs w:val="27"/>
          <w:bdr w:val="single" w:sz="2" w:space="0" w:color="1F1F1E" w:frame="1"/>
          <w14:ligatures w14:val="none"/>
        </w:rPr>
        <w:t>Claude API</w:t>
      </w:r>
      <w:r w:rsidRPr="00FE6477">
        <w:rPr>
          <w:rFonts w:ascii="Georgia" w:eastAsia="Times New Roman" w:hAnsi="Georgia" w:cs="Segoe UI"/>
          <w:color w:val="121212"/>
          <w:kern w:val="0"/>
          <w:sz w:val="27"/>
          <w:szCs w:val="27"/>
          <w14:ligatures w14:val="none"/>
        </w:rPr>
        <w:t> як мозок для ваших агентів у Paperclip. Тоді:</w:t>
      </w:r>
    </w:p>
    <w:p w14:paraId="0D5FC75D" w14:textId="77777777" w:rsidR="00FE6477" w:rsidRPr="00FE6477" w:rsidRDefault="00FE6477" w:rsidP="00FE6477">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Локально зберігаються всі документи (500 справ) — приватно </w:t>
      </w:r>
      <w:r w:rsidRPr="00FE6477">
        <w:rPr>
          <w:rFonts w:ascii="Apple Color Emoji" w:eastAsia="Times New Roman" w:hAnsi="Apple Color Emoji" w:cs="Apple Color Emoji"/>
          <w:color w:val="121212"/>
          <w:kern w:val="0"/>
          <w:sz w:val="27"/>
          <w:szCs w:val="27"/>
          <w14:ligatures w14:val="none"/>
        </w:rPr>
        <w:t>✅</w:t>
      </w:r>
    </w:p>
    <w:p w14:paraId="2E6FFC33" w14:textId="77777777" w:rsidR="00FE6477" w:rsidRPr="00FE6477" w:rsidRDefault="00FE6477" w:rsidP="00FE6477">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Агенти думають через Claude API — найкраща якість </w:t>
      </w:r>
      <w:r w:rsidRPr="00FE6477">
        <w:rPr>
          <w:rFonts w:ascii="Apple Color Emoji" w:eastAsia="Times New Roman" w:hAnsi="Apple Color Emoji" w:cs="Apple Color Emoji"/>
          <w:color w:val="121212"/>
          <w:kern w:val="0"/>
          <w:sz w:val="27"/>
          <w:szCs w:val="27"/>
          <w14:ligatures w14:val="none"/>
        </w:rPr>
        <w:t>✅</w:t>
      </w:r>
    </w:p>
    <w:p w14:paraId="192AF9F6" w14:textId="77777777" w:rsidR="00FE6477" w:rsidRPr="00FE6477" w:rsidRDefault="00FE6477" w:rsidP="00FE6477">
      <w:pPr>
        <w:numPr>
          <w:ilvl w:val="0"/>
          <w:numId w:val="19"/>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Платите тільки за використання (не дорого для юридичних задач) </w:t>
      </w:r>
      <w:r w:rsidRPr="00FE6477">
        <w:rPr>
          <w:rFonts w:ascii="Apple Color Emoji" w:eastAsia="Times New Roman" w:hAnsi="Apple Color Emoji" w:cs="Apple Color Emoji"/>
          <w:color w:val="121212"/>
          <w:kern w:val="0"/>
          <w:sz w:val="27"/>
          <w:szCs w:val="27"/>
          <w14:ligatures w14:val="none"/>
        </w:rPr>
        <w:t>✅</w:t>
      </w:r>
    </w:p>
    <w:p w14:paraId="20C406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набагато краще ніж локальна модель для юридичних текстів.</w:t>
      </w:r>
    </w:p>
    <w:p w14:paraId="1B2C80A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думаєте — локальна модель чи Claude API?</w:t>
      </w:r>
    </w:p>
    <w:p w14:paraId="154F430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CUDA 12.</w:t>
      </w:r>
    </w:p>
    <w:p w14:paraId="1CCB59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CUDA 12.8 встановилось</w:t>
      </w:r>
    </w:p>
    <w:p w14:paraId="403A598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19:02</w:t>
      </w:r>
    </w:p>
    <w:p w14:paraId="1989099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Додамо CUDA до змінних середовища:</w:t>
      </w:r>
    </w:p>
    <w:p w14:paraId="39421AF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Додамо CUDA до змінних середовища:</w:t>
      </w:r>
    </w:p>
    <w:p w14:paraId="381103D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FCC487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echo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'export PATH=/usr/local/cuda/bin:$PATH'</w:t>
      </w:r>
      <w:r w:rsidRPr="00FE6477">
        <w:rPr>
          <w:rFonts w:ascii="Courier New" w:eastAsia="Times New Roman" w:hAnsi="Courier New" w:cs="Courier New"/>
          <w:color w:val="14181F"/>
          <w:kern w:val="0"/>
          <w:sz w:val="20"/>
          <w:szCs w:val="20"/>
          <w:bdr w:val="single" w:sz="2" w:space="0" w:color="1F1F1E" w:frame="1"/>
          <w14:ligatures w14:val="none"/>
        </w:rPr>
        <w:t xml:space="preserve"> &gt;&gt; ~/.bashrc</w:t>
      </w:r>
    </w:p>
    <w:p w14:paraId="5B04A1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echo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'export LD_LIBRARY_PATH=/usr/local/cuda/lib64:$LD_LIBRARY_PATH'</w:t>
      </w:r>
      <w:r w:rsidRPr="00FE6477">
        <w:rPr>
          <w:rFonts w:ascii="Courier New" w:eastAsia="Times New Roman" w:hAnsi="Courier New" w:cs="Courier New"/>
          <w:color w:val="14181F"/>
          <w:kern w:val="0"/>
          <w:sz w:val="20"/>
          <w:szCs w:val="20"/>
          <w:bdr w:val="single" w:sz="2" w:space="0" w:color="1F1F1E" w:frame="1"/>
          <w14:ligatures w14:val="none"/>
        </w:rPr>
        <w:t xml:space="preserve"> &gt;&gt; ~/.bashrc</w:t>
      </w:r>
    </w:p>
    <w:p w14:paraId="5BA31C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~/.bashrc</w:t>
      </w:r>
    </w:p>
    <w:p w14:paraId="1B8778D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w:t>
      </w:r>
    </w:p>
    <w:p w14:paraId="37339CC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lastRenderedPageBreak/>
        <w:t>bash</w:t>
      </w:r>
    </w:p>
    <w:p w14:paraId="5211915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nvcc --version</w:t>
      </w:r>
    </w:p>
    <w:p w14:paraId="0701D92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6CF379A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nvcc: NVIDIA (R) Cuda compiler driver</w:t>
      </w:r>
    </w:p>
    <w:p w14:paraId="538E5A5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nvcc: NVIDIA (R) Cuda compiler driver Copyright (c) 2005-2025 NVIDIA Corporation Built on Fri_Feb_21_20:23:50_PST_2025 Cuda compilation tools, release 12.8, V12.8.93 Build cuda_12.8.r12.8/compiler.35583870_0</w:t>
      </w:r>
    </w:p>
    <w:p w14:paraId="172C029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19:03</w:t>
      </w:r>
    </w:p>
    <w:p w14:paraId="0E6C059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CUDA 12.</w:t>
      </w:r>
    </w:p>
    <w:p w14:paraId="611E53A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CUDA 12.8 працює! </w:t>
      </w:r>
      <w:r w:rsidRPr="00FE6477">
        <w:rPr>
          <w:rFonts w:ascii="Apple Color Emoji" w:eastAsia="Times New Roman" w:hAnsi="Apple Color Emoji" w:cs="Apple Color Emoji"/>
          <w:color w:val="121212"/>
          <w:kern w:val="0"/>
          <w:sz w:val="27"/>
          <w:szCs w:val="27"/>
          <w14:ligatures w14:val="none"/>
        </w:rPr>
        <w:t>✅</w:t>
      </w:r>
    </w:p>
    <w:p w14:paraId="637D29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встановлюємо Docker:</w:t>
      </w:r>
    </w:p>
    <w:p w14:paraId="53AA438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5EDC6E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curl</w:t>
      </w:r>
      <w:r w:rsidRPr="00FE6477">
        <w:rPr>
          <w:rFonts w:ascii="Courier New" w:eastAsia="Times New Roman" w:hAnsi="Courier New" w:cs="Courier New"/>
          <w:color w:val="14181F"/>
          <w:kern w:val="0"/>
          <w:sz w:val="20"/>
          <w:szCs w:val="20"/>
          <w:bdr w:val="single" w:sz="2" w:space="0" w:color="1F1F1E" w:frame="1"/>
          <w14:ligatures w14:val="none"/>
        </w:rPr>
        <w:t xml:space="preserve"> -fsSL https://get.docker.com | </w:t>
      </w: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sh</w:t>
      </w:r>
    </w:p>
    <w:p w14:paraId="4DF511A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4DB2AC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vLLM + Qwen2.</w:t>
      </w:r>
    </w:p>
    <w:p w14:paraId="5A8F8D6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vLLM + Qwen2.5-72B ставим це зараз, перевіроми чи працює</w:t>
      </w:r>
    </w:p>
    <w:p w14:paraId="502F798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19:03</w:t>
      </w:r>
    </w:p>
    <w:p w14:paraId="4856588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Спочатку завершимо Docker — він потрібен для Qdrant.</w:t>
      </w:r>
    </w:p>
    <w:p w14:paraId="33902C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Спочатку завершимо Docker — він потрібен для Qdrant. Встановлення завершилось?</w:t>
      </w:r>
    </w:p>
    <w:p w14:paraId="3D1A7A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да</w:t>
      </w:r>
    </w:p>
    <w:p w14:paraId="3BDAF1E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да</w:t>
      </w:r>
    </w:p>
    <w:p w14:paraId="597FA7A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19:04</w:t>
      </w:r>
    </w:p>
    <w:p w14:paraId="114F7EF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Додамо користувача до групи docker:</w:t>
      </w:r>
    </w:p>
    <w:p w14:paraId="31C7C17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Додамо користувача до групи docker:</w:t>
      </w:r>
    </w:p>
    <w:p w14:paraId="5756FC3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F16334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usermod</w:t>
      </w:r>
      <w:r w:rsidRPr="00FE6477">
        <w:rPr>
          <w:rFonts w:ascii="Courier New" w:eastAsia="Times New Roman" w:hAnsi="Courier New" w:cs="Courier New"/>
          <w:color w:val="14181F"/>
          <w:kern w:val="0"/>
          <w:sz w:val="20"/>
          <w:szCs w:val="20"/>
          <w:bdr w:val="single" w:sz="2" w:space="0" w:color="1F1F1E" w:frame="1"/>
          <w14:ligatures w14:val="none"/>
        </w:rPr>
        <w:t xml:space="preserve"> -aG </w:t>
      </w:r>
      <w:r w:rsidRPr="00FE6477">
        <w:rPr>
          <w:rFonts w:ascii="Courier New" w:eastAsia="Times New Roman" w:hAnsi="Courier New" w:cs="Courier New"/>
          <w:color w:val="0051C2"/>
          <w:kern w:val="0"/>
          <w:sz w:val="20"/>
          <w:szCs w:val="20"/>
          <w:bdr w:val="single" w:sz="2" w:space="0" w:color="1F1F1E" w:frame="1"/>
          <w14:ligatures w14:val="none"/>
        </w:rPr>
        <w:t>docker</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80"/>
          <w:kern w:val="0"/>
          <w:sz w:val="20"/>
          <w:szCs w:val="20"/>
          <w:bdr w:val="single" w:sz="2" w:space="0" w:color="1F1F1E" w:frame="1"/>
          <w14:ligatures w14:val="none"/>
        </w:rPr>
        <w:t>$USER</w:t>
      </w:r>
    </w:p>
    <w:p w14:paraId="51BA033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newgrp </w:t>
      </w:r>
      <w:r w:rsidRPr="00FE6477">
        <w:rPr>
          <w:rFonts w:ascii="Courier New" w:eastAsia="Times New Roman" w:hAnsi="Courier New" w:cs="Courier New"/>
          <w:color w:val="0051C2"/>
          <w:kern w:val="0"/>
          <w:sz w:val="20"/>
          <w:szCs w:val="20"/>
          <w:bdr w:val="single" w:sz="2" w:space="0" w:color="1F1F1E" w:frame="1"/>
          <w14:ligatures w14:val="none"/>
        </w:rPr>
        <w:t>docker</w:t>
      </w:r>
    </w:p>
    <w:p w14:paraId="6819EEF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w:t>
      </w:r>
    </w:p>
    <w:p w14:paraId="45F1EE2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D49EE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docker</w:t>
      </w:r>
      <w:r w:rsidRPr="00FE6477">
        <w:rPr>
          <w:rFonts w:ascii="Courier New" w:eastAsia="Times New Roman" w:hAnsi="Courier New" w:cs="Courier New"/>
          <w:color w:val="14181F"/>
          <w:kern w:val="0"/>
          <w:sz w:val="20"/>
          <w:szCs w:val="20"/>
          <w:bdr w:val="single" w:sz="2" w:space="0" w:color="1F1F1E" w:frame="1"/>
          <w14:ligatures w14:val="none"/>
        </w:rPr>
        <w:t xml:space="preserve"> --version</w:t>
      </w:r>
    </w:p>
    <w:p w14:paraId="485F48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A7E3FC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docker --version</w:t>
      </w:r>
    </w:p>
    <w:p w14:paraId="2860D92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leo@leo:~$ docker --version Docker version 29.2.1, build a5c7197 leo@leo:~$</w:t>
      </w:r>
    </w:p>
    <w:p w14:paraId="2676B72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19:05</w:t>
      </w:r>
    </w:p>
    <w:p w14:paraId="335D50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Docker працює!</w:t>
      </w:r>
    </w:p>
    <w:p w14:paraId="1DD89A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Docker працює! </w:t>
      </w:r>
      <w:r w:rsidRPr="00FE6477">
        <w:rPr>
          <w:rFonts w:ascii="Apple Color Emoji" w:eastAsia="Times New Roman" w:hAnsi="Apple Color Emoji" w:cs="Apple Color Emoji"/>
          <w:color w:val="121212"/>
          <w:kern w:val="0"/>
          <w:sz w:val="27"/>
          <w:szCs w:val="27"/>
          <w14:ligatures w14:val="none"/>
        </w:rPr>
        <w:t>✅</w:t>
      </w:r>
    </w:p>
    <w:p w14:paraId="19B55C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запускаємо Qdrant:</w:t>
      </w:r>
    </w:p>
    <w:p w14:paraId="5D9D9BB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26C6B6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docker</w:t>
      </w:r>
      <w:r w:rsidRPr="00FE6477">
        <w:rPr>
          <w:rFonts w:ascii="Courier New" w:eastAsia="Times New Roman" w:hAnsi="Courier New" w:cs="Courier New"/>
          <w:color w:val="14181F"/>
          <w:kern w:val="0"/>
          <w:sz w:val="20"/>
          <w:szCs w:val="20"/>
          <w:bdr w:val="single" w:sz="2" w:space="0" w:color="1F1F1E" w:frame="1"/>
          <w14:ligatures w14:val="none"/>
        </w:rPr>
        <w:t xml:space="preserve"> run -d </w:t>
      </w:r>
      <w:r w:rsidRPr="00FE6477">
        <w:rPr>
          <w:rFonts w:ascii="Courier New" w:eastAsia="Times New Roman" w:hAnsi="Courier New" w:cs="Courier New"/>
          <w:color w:val="2B303B"/>
          <w:kern w:val="0"/>
          <w:sz w:val="20"/>
          <w:szCs w:val="20"/>
          <w:bdr w:val="single" w:sz="2" w:space="0" w:color="1F1F1E" w:frame="1"/>
          <w14:ligatures w14:val="none"/>
        </w:rPr>
        <w:t>\</w:t>
      </w:r>
    </w:p>
    <w:p w14:paraId="1460AA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--name qdrant </w:t>
      </w:r>
      <w:r w:rsidRPr="00FE6477">
        <w:rPr>
          <w:rFonts w:ascii="Courier New" w:eastAsia="Times New Roman" w:hAnsi="Courier New" w:cs="Courier New"/>
          <w:color w:val="2B303B"/>
          <w:kern w:val="0"/>
          <w:sz w:val="20"/>
          <w:szCs w:val="20"/>
          <w:bdr w:val="single" w:sz="2" w:space="0" w:color="1F1F1E" w:frame="1"/>
          <w14:ligatures w14:val="none"/>
        </w:rPr>
        <w:t>\</w:t>
      </w:r>
    </w:p>
    <w:p w14:paraId="5B8C15E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--restart always </w:t>
      </w:r>
      <w:r w:rsidRPr="00FE6477">
        <w:rPr>
          <w:rFonts w:ascii="Courier New" w:eastAsia="Times New Roman" w:hAnsi="Courier New" w:cs="Courier New"/>
          <w:color w:val="2B303B"/>
          <w:kern w:val="0"/>
          <w:sz w:val="20"/>
          <w:szCs w:val="20"/>
          <w:bdr w:val="single" w:sz="2" w:space="0" w:color="1F1F1E" w:frame="1"/>
          <w14:ligatures w14:val="none"/>
        </w:rPr>
        <w:t>\</w:t>
      </w:r>
    </w:p>
    <w:p w14:paraId="2830608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 </w:t>
      </w:r>
      <w:r w:rsidRPr="00FE6477">
        <w:rPr>
          <w:rFonts w:ascii="Courier New" w:eastAsia="Times New Roman" w:hAnsi="Courier New" w:cs="Courier New"/>
          <w:color w:val="008080"/>
          <w:kern w:val="0"/>
          <w:sz w:val="20"/>
          <w:szCs w:val="20"/>
          <w:bdr w:val="single" w:sz="2" w:space="0" w:color="1F1F1E" w:frame="1"/>
          <w14:ligatures w14:val="none"/>
        </w:rPr>
        <w:t>6333</w:t>
      </w:r>
      <w:r w:rsidRPr="00FE6477">
        <w:rPr>
          <w:rFonts w:ascii="Courier New" w:eastAsia="Times New Roman" w:hAnsi="Courier New" w:cs="Courier New"/>
          <w:color w:val="14181F"/>
          <w:kern w:val="0"/>
          <w:sz w:val="20"/>
          <w:szCs w:val="20"/>
          <w:bdr w:val="single" w:sz="2" w:space="0" w:color="1F1F1E" w:frame="1"/>
          <w14:ligatures w14:val="none"/>
        </w:rPr>
        <w:t xml:space="preserve">:6333 </w:t>
      </w:r>
      <w:r w:rsidRPr="00FE6477">
        <w:rPr>
          <w:rFonts w:ascii="Courier New" w:eastAsia="Times New Roman" w:hAnsi="Courier New" w:cs="Courier New"/>
          <w:color w:val="2B303B"/>
          <w:kern w:val="0"/>
          <w:sz w:val="20"/>
          <w:szCs w:val="20"/>
          <w:bdr w:val="single" w:sz="2" w:space="0" w:color="1F1F1E" w:frame="1"/>
          <w14:ligatures w14:val="none"/>
        </w:rPr>
        <w:t>\</w:t>
      </w:r>
    </w:p>
    <w:p w14:paraId="62F33A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-v ~/qdrant_data:/qdrant/storage </w:t>
      </w:r>
      <w:r w:rsidRPr="00FE6477">
        <w:rPr>
          <w:rFonts w:ascii="Courier New" w:eastAsia="Times New Roman" w:hAnsi="Courier New" w:cs="Courier New"/>
          <w:color w:val="2B303B"/>
          <w:kern w:val="0"/>
          <w:sz w:val="20"/>
          <w:szCs w:val="20"/>
          <w:bdr w:val="single" w:sz="2" w:space="0" w:color="1F1F1E" w:frame="1"/>
          <w14:ligatures w14:val="none"/>
        </w:rPr>
        <w:t>\</w:t>
      </w:r>
    </w:p>
    <w:p w14:paraId="280B160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qdrant/qdrant:latest</w:t>
      </w:r>
    </w:p>
    <w:p w14:paraId="4C59E4C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2FAADAB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docker run -d \</w:t>
      </w:r>
    </w:p>
    <w:p w14:paraId="4895AD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docker run -d \ --name qdrant \ --restart always \ -p 6333:6333 \ -v ~/qdrant_data:/qdrant/storage \ qdrant/qdrant:latest Unable to find image 'qdrant/qdrant:latest' locally latest: Pulling from qdrant/qdrant ecadb5c5abda: Pull complete 37d19898a8e4: Pull complete 4f4fb700ef54: Pull complete be9ea85b506c: Pull complete e7b33762354c: Pull complete 4b01f989bd9b: Pull complete 46d6a2dfacae: Pull complete ec781dee3f47: Pull complete 6c998556d346: Download complete a83886f317bf: Download complete Digest: sha256:94728574965d17c6485dd361aa3c0818b325b9016dac5ea6afec7b4b2700865f Status: Downloaded newer image for qdrant/qdrant:latest 2941147c31f47b819825a4636c2786ee367394b7b24f27fff0ddc3c446535d42 leo@leo:~$</w:t>
      </w:r>
    </w:p>
    <w:p w14:paraId="31345762"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4009116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19:05</w:t>
      </w:r>
    </w:p>
    <w:p w14:paraId="36EDB5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Qdrant запущено!</w:t>
      </w:r>
    </w:p>
    <w:p w14:paraId="585B865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Qdrant запущено! </w:t>
      </w: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Перевіримо:</w:t>
      </w:r>
    </w:p>
    <w:p w14:paraId="4A3EA64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07ED6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curl</w:t>
      </w:r>
      <w:r w:rsidRPr="00FE6477">
        <w:rPr>
          <w:rFonts w:ascii="Courier New" w:eastAsia="Times New Roman" w:hAnsi="Courier New" w:cs="Courier New"/>
          <w:color w:val="14181F"/>
          <w:kern w:val="0"/>
          <w:sz w:val="20"/>
          <w:szCs w:val="20"/>
          <w:bdr w:val="single" w:sz="2" w:space="0" w:color="1F1F1E" w:frame="1"/>
          <w14:ligatures w14:val="none"/>
        </w:rPr>
        <w:t xml:space="preserve"> -s http://localhost:6333/health</w:t>
      </w:r>
    </w:p>
    <w:p w14:paraId="7CED4B6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3671C00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нічого</w:t>
      </w:r>
    </w:p>
    <w:p w14:paraId="44E177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нічого</w:t>
      </w:r>
    </w:p>
    <w:p w14:paraId="18A9E6B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19:06</w:t>
      </w:r>
    </w:p>
    <w:p w14:paraId="4904C0F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Claude responded: Зачекайте 10 секунд і спробуйте ще раз:</w:t>
      </w:r>
    </w:p>
    <w:p w14:paraId="566C80D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Зачекайте 10 секунд і спробуйте ще раз:</w:t>
      </w:r>
    </w:p>
    <w:p w14:paraId="1B971378"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DD29CE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curl</w:t>
      </w:r>
      <w:r w:rsidRPr="00FE6477">
        <w:rPr>
          <w:rFonts w:ascii="Courier New" w:eastAsia="Times New Roman" w:hAnsi="Courier New" w:cs="Courier New"/>
          <w:color w:val="14181F"/>
          <w:kern w:val="0"/>
          <w:sz w:val="20"/>
          <w:szCs w:val="20"/>
          <w:bdr w:val="single" w:sz="2" w:space="0" w:color="1F1F1E" w:frame="1"/>
          <w14:ligatures w14:val="none"/>
        </w:rPr>
        <w:t xml:space="preserve"> -s http://localhost:6333/health</w:t>
      </w:r>
    </w:p>
    <w:p w14:paraId="63D9967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нічого</w:t>
      </w:r>
    </w:p>
    <w:p w14:paraId="2D6D4F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нічого</w:t>
      </w:r>
    </w:p>
    <w:p w14:paraId="557EBC6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19:06</w:t>
      </w:r>
    </w:p>
    <w:p w14:paraId="7A0E9F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 чи контейнер запущений:</w:t>
      </w:r>
    </w:p>
    <w:p w14:paraId="1E1BE4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 чи контейнер запущений:</w:t>
      </w:r>
    </w:p>
    <w:p w14:paraId="2F0C9E23"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21B62C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docker</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ps</w:t>
      </w:r>
    </w:p>
    <w:p w14:paraId="3FA86F3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3BC04AE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CONTAINER ID IMAGE COMMAND CREATED STATUS PORTS NAMES</w:t>
      </w:r>
    </w:p>
    <w:p w14:paraId="5B0769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CONTAINER ID IMAGE COMMAND CREATED STATUS PORTS NAMES 2941147c31f4 qdrant/qdrant:latest "./[entrypoint.sh](</w:t>
      </w:r>
      <w:hyperlink r:id="rId58"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http://entrypoint.sh</w:t>
        </w:r>
      </w:hyperlink>
      <w:r w:rsidRPr="00FE6477">
        <w:rPr>
          <w:rFonts w:ascii="Segoe UI" w:eastAsia="Times New Roman" w:hAnsi="Segoe UI" w:cs="Segoe UI"/>
          <w:color w:val="121212"/>
          <w:kern w:val="0"/>
          <w:sz w:val="27"/>
          <w:szCs w:val="27"/>
          <w14:ligatures w14:val="none"/>
        </w:rPr>
        <w:t>)" About a minute ago Up About a minute 0.0.0.0:6333-&gt;6333/tcp, [::]:6333-&gt;6333/tcp, 6334/tcp qdrant leo@leo:~$</w:t>
      </w:r>
    </w:p>
    <w:p w14:paraId="4659A4B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19:07</w:t>
      </w:r>
    </w:p>
    <w:p w14:paraId="7811702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 xml:space="preserve">Claude responded: Контейнер працює </w:t>
      </w:r>
      <w:r w:rsidRPr="00FE6477">
        <w:rPr>
          <w:rFonts w:ascii="Apple Color Emoji" w:eastAsia="Times New Roman" w:hAnsi="Apple Color Emoji" w:cs="Apple Color Emoji"/>
          <w:b/>
          <w:bCs/>
          <w:color w:val="121212"/>
          <w:kern w:val="0"/>
          <w:sz w:val="36"/>
          <w:szCs w:val="36"/>
          <w14:ligatures w14:val="none"/>
        </w:rPr>
        <w:t>✅</w:t>
      </w:r>
      <w:r w:rsidRPr="00FE6477">
        <w:rPr>
          <w:rFonts w:ascii="Segoe UI" w:eastAsia="Times New Roman" w:hAnsi="Segoe UI" w:cs="Segoe UI"/>
          <w:b/>
          <w:bCs/>
          <w:color w:val="121212"/>
          <w:kern w:val="0"/>
          <w:sz w:val="36"/>
          <w:szCs w:val="36"/>
          <w14:ligatures w14:val="none"/>
        </w:rPr>
        <w:t>.</w:t>
      </w:r>
    </w:p>
    <w:p w14:paraId="50094AC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Контейнер працює </w:t>
      </w: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Спробуємо інакше:</w:t>
      </w:r>
    </w:p>
    <w:p w14:paraId="0F87C69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6DA24B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curl</w:t>
      </w:r>
      <w:r w:rsidRPr="00FE6477">
        <w:rPr>
          <w:rFonts w:ascii="Courier New" w:eastAsia="Times New Roman" w:hAnsi="Courier New" w:cs="Courier New"/>
          <w:color w:val="14181F"/>
          <w:kern w:val="0"/>
          <w:sz w:val="20"/>
          <w:szCs w:val="20"/>
          <w:bdr w:val="single" w:sz="2" w:space="0" w:color="1F1F1E" w:frame="1"/>
          <w14:ligatures w14:val="none"/>
        </w:rPr>
        <w:t xml:space="preserve"> http://localhost:6333/</w:t>
      </w:r>
    </w:p>
    <w:p w14:paraId="59C01B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39F0FFC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curl http://localhost:6333/</w:t>
      </w:r>
    </w:p>
    <w:p w14:paraId="6D922F2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leo@leo:~$ curl </w:t>
      </w:r>
      <w:hyperlink r:id="rId59"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http://localhost:6333/</w:t>
        </w:r>
      </w:hyperlink>
      <w:r w:rsidRPr="00FE6477">
        <w:rPr>
          <w:rFonts w:ascii="Segoe UI" w:eastAsia="Times New Roman" w:hAnsi="Segoe UI" w:cs="Segoe UI"/>
          <w:color w:val="121212"/>
          <w:kern w:val="0"/>
          <w:sz w:val="27"/>
          <w:szCs w:val="27"/>
          <w14:ligatures w14:val="none"/>
        </w:rPr>
        <w:t xml:space="preserve"> {"title":"qdrant - vector search engine","version":"1.17.1","commit":"eabee371fda447974a94d29fbaa675a6a596cc7b"}leo@leo:~$</w:t>
      </w:r>
    </w:p>
    <w:p w14:paraId="1C285A5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19:07</w:t>
      </w:r>
    </w:p>
    <w:p w14:paraId="531E8DA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Qdrant працює!</w:t>
      </w:r>
    </w:p>
    <w:p w14:paraId="562D158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Qdrant працює! </w:t>
      </w: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Версія 1.17.1</w:t>
      </w:r>
    </w:p>
    <w:p w14:paraId="1AA008C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Тепер встановлюємо Python та vLLM:</w:t>
      </w:r>
    </w:p>
    <w:p w14:paraId="087CA1B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055B06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python3-pip python3-venv</w:t>
      </w:r>
    </w:p>
    <w:p w14:paraId="625CD94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python3 -m venv ~/venv</w:t>
      </w:r>
    </w:p>
    <w:p w14:paraId="1F08305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~/venv/bin/activate</w:t>
      </w:r>
    </w:p>
    <w:p w14:paraId="18325DC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vllm</w:t>
      </w:r>
    </w:p>
    <w:p w14:paraId="5F4396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5-10 хвилин. Напишіть коли завершиться.</w:t>
      </w:r>
    </w:p>
    <w:p w14:paraId="3EE3EBE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готово</w:t>
      </w:r>
    </w:p>
    <w:p w14:paraId="48DDA3F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готово</w:t>
      </w:r>
    </w:p>
    <w:p w14:paraId="79E7B9D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19:31</w:t>
      </w:r>
    </w:p>
    <w:p w14:paraId="49D0F35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Тепер завантажимо модель Qwen2.</w:t>
      </w:r>
    </w:p>
    <w:p w14:paraId="701393F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завантажимо модель Qwen2.5-72B. Спочатку встановимо huggingface-cli:</w:t>
      </w:r>
    </w:p>
    <w:p w14:paraId="3A212CC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5BF75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~/venv/bin/activate</w:t>
      </w:r>
    </w:p>
    <w:p w14:paraId="3D1C08A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huggingface_hub</w:t>
      </w:r>
    </w:p>
    <w:p w14:paraId="778586D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завантаження моделі (~40GB — займе 30-60 хвилин залежно від інтернету):</w:t>
      </w:r>
    </w:p>
    <w:p w14:paraId="58922C6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ABE973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huggingface-cli download Qwen/Qwen2.5-72B-Instruct-GGUF qwen2.5-72b-instruct-q4_k_m.gguf --local-dir ~/models/qwen2.5-72b</w:t>
      </w:r>
    </w:p>
    <w:p w14:paraId="7CBC792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Запустіть і напишіть коли завершиться. Можна залишити завантажуватись на ніч.</w:t>
      </w:r>
    </w:p>
    <w:p w14:paraId="65812C1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 huggingface-cli download Qwen/Qwen2.</w:t>
      </w:r>
    </w:p>
    <w:p w14:paraId="2784E3C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(venv) leo@leo:~$ huggingface-cli download Qwen/Qwen2.5-72B-Instruct-GGUF qwen2.5-72b-instruct-q4_k_m.gguf --local-dir ~/models/qwen2.5-72b Warning: </w:t>
      </w:r>
      <w:r w:rsidRPr="00FE6477">
        <w:rPr>
          <w:rFonts w:ascii="Courier New" w:eastAsia="Times New Roman" w:hAnsi="Courier New" w:cs="Courier New"/>
          <w:color w:val="8D2525"/>
          <w:kern w:val="0"/>
          <w:sz w:val="20"/>
          <w:szCs w:val="20"/>
          <w:bdr w:val="single" w:sz="2" w:space="0" w:color="auto" w:frame="1"/>
          <w14:ligatures w14:val="none"/>
        </w:rPr>
        <w:t>huggingface-cli</w:t>
      </w:r>
      <w:r w:rsidRPr="00FE6477">
        <w:rPr>
          <w:rFonts w:ascii="Segoe UI" w:eastAsia="Times New Roman" w:hAnsi="Segoe UI" w:cs="Segoe UI"/>
          <w:color w:val="121212"/>
          <w:kern w:val="0"/>
          <w:sz w:val="27"/>
          <w:szCs w:val="27"/>
          <w14:ligatures w14:val="none"/>
        </w:rPr>
        <w:t xml:space="preserve"> is deprecated and no longer works. Use </w:t>
      </w:r>
      <w:r w:rsidRPr="00FE6477">
        <w:rPr>
          <w:rFonts w:ascii="Courier New" w:eastAsia="Times New Roman" w:hAnsi="Courier New" w:cs="Courier New"/>
          <w:color w:val="8D2525"/>
          <w:kern w:val="0"/>
          <w:sz w:val="20"/>
          <w:szCs w:val="20"/>
          <w:bdr w:val="single" w:sz="2" w:space="0" w:color="auto" w:frame="1"/>
          <w14:ligatures w14:val="none"/>
        </w:rPr>
        <w:t>hf</w:t>
      </w:r>
      <w:r w:rsidRPr="00FE6477">
        <w:rPr>
          <w:rFonts w:ascii="Segoe UI" w:eastAsia="Times New Roman" w:hAnsi="Segoe UI" w:cs="Segoe UI"/>
          <w:color w:val="121212"/>
          <w:kern w:val="0"/>
          <w:sz w:val="27"/>
          <w:szCs w:val="27"/>
          <w14:ligatures w14:val="none"/>
        </w:rPr>
        <w:t xml:space="preserve"> instead. Hint: </w:t>
      </w:r>
      <w:r w:rsidRPr="00FE6477">
        <w:rPr>
          <w:rFonts w:ascii="Courier New" w:eastAsia="Times New Roman" w:hAnsi="Courier New" w:cs="Courier New"/>
          <w:color w:val="8D2525"/>
          <w:kern w:val="0"/>
          <w:sz w:val="20"/>
          <w:szCs w:val="20"/>
          <w:bdr w:val="single" w:sz="2" w:space="0" w:color="auto" w:frame="1"/>
          <w14:ligatures w14:val="none"/>
        </w:rPr>
        <w:t>hf</w:t>
      </w:r>
      <w:r w:rsidRPr="00FE6477">
        <w:rPr>
          <w:rFonts w:ascii="Segoe UI" w:eastAsia="Times New Roman" w:hAnsi="Segoe UI" w:cs="Segoe UI"/>
          <w:color w:val="121212"/>
          <w:kern w:val="0"/>
          <w:sz w:val="27"/>
          <w:szCs w:val="27"/>
          <w14:ligatures w14:val="none"/>
        </w:rPr>
        <w:t xml:space="preserve"> is already installed! Use it directly. Hint: Examples: hf auth login hf download unsloth/gemma-4-31B-it-GGUF hf upload my-cool-model . . hf models ls --search "gemma" hf repos ls --format json hf jobs run python:3.12 python -c 'print("Hello!")' hf --help (venv) leo@leo:~$</w:t>
      </w:r>
    </w:p>
    <w:p w14:paraId="3023A522"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6282E0A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19:31</w:t>
      </w:r>
    </w:p>
    <w:p w14:paraId="51F0E4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Використаємо нову команду:</w:t>
      </w:r>
    </w:p>
    <w:p w14:paraId="21890B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Використаємо нову команду:</w:t>
      </w:r>
    </w:p>
    <w:p w14:paraId="217A4CA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lastRenderedPageBreak/>
        <w:t>bash</w:t>
      </w:r>
    </w:p>
    <w:p w14:paraId="6BDBE62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hf download Qwen/Qwen2.5-72B-Instruct-GGUF qwen2.5-72b-instruct-q4_k_m.gguf --local-dir ~/models/qwen2.5-72b</w:t>
      </w:r>
    </w:p>
    <w:p w14:paraId="6E19628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почнеться завантаження.</w:t>
      </w:r>
    </w:p>
    <w:p w14:paraId="5EE682C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 hf download Qwen/Qwen2.</w:t>
      </w:r>
    </w:p>
    <w:p w14:paraId="4C33F81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(venv) leo@leo:~$ hf download Qwen/Qwen2.5-72B-Instruct-GGUF qwen2.5-72b-instruct-q4_k_m.gguf --local-dir ~/models/qwen2.5-72b Error: File not found in repository. URL: </w:t>
      </w:r>
      <w:hyperlink r:id="rId6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https://huggingface.co/Qwen/Qwen2.5-72B-Instruct-GGUF/resolve/main/qwen2.5-72b-instruct-q4_k_m.gguf</w:t>
        </w:r>
      </w:hyperlink>
      <w:r w:rsidRPr="00FE6477">
        <w:rPr>
          <w:rFonts w:ascii="Segoe UI" w:eastAsia="Times New Roman" w:hAnsi="Segoe UI" w:cs="Segoe UI"/>
          <w:color w:val="121212"/>
          <w:kern w:val="0"/>
          <w:sz w:val="27"/>
          <w:szCs w:val="27"/>
          <w14:ligatures w14:val="none"/>
        </w:rPr>
        <w:t xml:space="preserve"> Set HF_DEBUG=1 as environment variable for full traceback. (venv) leo@leo:~$</w:t>
      </w:r>
    </w:p>
    <w:p w14:paraId="00C258FD"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19:32</w:t>
      </w:r>
    </w:p>
    <w:p w14:paraId="3ADC9D5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 які файли є в репозиторії:</w:t>
      </w:r>
    </w:p>
    <w:p w14:paraId="3C8C7AE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 які файли є в репозиторії:</w:t>
      </w:r>
    </w:p>
    <w:p w14:paraId="7454D27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51B803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hf download Qwen/Qwen2.5-72B-Instruct-GGUF --local-dir ~/models/qwen2.5-72b --include </w:t>
      </w:r>
      <w:r w:rsidRPr="00FE6477">
        <w:rPr>
          <w:rFonts w:ascii="Courier New" w:eastAsia="Times New Roman" w:hAnsi="Courier New" w:cs="Courier New"/>
          <w:color w:val="008000"/>
          <w:kern w:val="0"/>
          <w:sz w:val="20"/>
          <w:szCs w:val="20"/>
          <w:bdr w:val="single" w:sz="2" w:space="0" w:color="1F1F1E" w:frame="1"/>
          <w14:ligatures w14:val="none"/>
        </w:rPr>
        <w:t>"*.gguf"</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b/>
          <w:bCs/>
          <w:color w:val="B80A18"/>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&gt;</w:t>
      </w:r>
      <w:r w:rsidRPr="00FE6477">
        <w:rPr>
          <w:rFonts w:ascii="Courier New" w:eastAsia="Times New Roman" w:hAnsi="Courier New" w:cs="Courier New"/>
          <w:b/>
          <w:bCs/>
          <w:color w:val="B80A18"/>
          <w:kern w:val="0"/>
          <w:sz w:val="20"/>
          <w:szCs w:val="20"/>
          <w:bdr w:val="single" w:sz="2" w:space="0" w:color="1F1F1E" w:frame="1"/>
          <w14:ligatures w14:val="none"/>
        </w:rPr>
        <w:t>&amp;1</w:t>
      </w:r>
      <w:r w:rsidRPr="00FE6477">
        <w:rPr>
          <w:rFonts w:ascii="Courier New" w:eastAsia="Times New Roman" w:hAnsi="Courier New" w:cs="Courier New"/>
          <w:color w:val="14181F"/>
          <w:kern w:val="0"/>
          <w:sz w:val="20"/>
          <w:szCs w:val="20"/>
          <w:bdr w:val="single" w:sz="2" w:space="0" w:color="1F1F1E" w:frame="1"/>
          <w14:ligatures w14:val="none"/>
        </w:rPr>
        <w:t xml:space="preserve"> | </w:t>
      </w:r>
      <w:r w:rsidRPr="00FE6477">
        <w:rPr>
          <w:rFonts w:ascii="Courier New" w:eastAsia="Times New Roman" w:hAnsi="Courier New" w:cs="Courier New"/>
          <w:color w:val="0051C2"/>
          <w:kern w:val="0"/>
          <w:sz w:val="20"/>
          <w:szCs w:val="20"/>
          <w:bdr w:val="single" w:sz="2" w:space="0" w:color="1F1F1E" w:frame="1"/>
          <w14:ligatures w14:val="none"/>
        </w:rPr>
        <w:t>head</w:t>
      </w:r>
      <w:r w:rsidRPr="00FE6477">
        <w:rPr>
          <w:rFonts w:ascii="Courier New" w:eastAsia="Times New Roman" w:hAnsi="Courier New" w:cs="Courier New"/>
          <w:color w:val="14181F"/>
          <w:kern w:val="0"/>
          <w:sz w:val="20"/>
          <w:szCs w:val="20"/>
          <w:bdr w:val="single" w:sz="2" w:space="0" w:color="1F1F1E" w:frame="1"/>
          <w14:ligatures w14:val="none"/>
        </w:rPr>
        <w:t xml:space="preserve"> -20</w:t>
      </w:r>
    </w:p>
    <w:p w14:paraId="3B138FF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Або подивимось список файлів:</w:t>
      </w:r>
    </w:p>
    <w:p w14:paraId="788778B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02EA08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hf models </w:t>
      </w:r>
      <w:r w:rsidRPr="00FE6477">
        <w:rPr>
          <w:rFonts w:ascii="Courier New" w:eastAsia="Times New Roman" w:hAnsi="Courier New" w:cs="Courier New"/>
          <w:color w:val="0051C2"/>
          <w:kern w:val="0"/>
          <w:sz w:val="20"/>
          <w:szCs w:val="20"/>
          <w:bdr w:val="single" w:sz="2" w:space="0" w:color="1F1F1E" w:frame="1"/>
          <w14:ligatures w14:val="none"/>
        </w:rPr>
        <w:t>ls</w:t>
      </w:r>
      <w:r w:rsidRPr="00FE6477">
        <w:rPr>
          <w:rFonts w:ascii="Courier New" w:eastAsia="Times New Roman" w:hAnsi="Courier New" w:cs="Courier New"/>
          <w:color w:val="14181F"/>
          <w:kern w:val="0"/>
          <w:sz w:val="20"/>
          <w:szCs w:val="20"/>
          <w:bdr w:val="single" w:sz="2" w:space="0" w:color="1F1F1E" w:frame="1"/>
          <w14:ligatures w14:val="none"/>
        </w:rPr>
        <w:t xml:space="preserve"> --search </w:t>
      </w:r>
      <w:r w:rsidRPr="00FE6477">
        <w:rPr>
          <w:rFonts w:ascii="Courier New" w:eastAsia="Times New Roman" w:hAnsi="Courier New" w:cs="Courier New"/>
          <w:color w:val="008000"/>
          <w:kern w:val="0"/>
          <w:sz w:val="20"/>
          <w:szCs w:val="20"/>
          <w:bdr w:val="single" w:sz="2" w:space="0" w:color="1F1F1E" w:frame="1"/>
          <w14:ligatures w14:val="none"/>
        </w:rPr>
        <w:t>"Qwen2.5-72B-Instruct-GGUF"</w:t>
      </w:r>
    </w:p>
    <w:p w14:paraId="17D04C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2D06657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Error: File not found in repository.</w:t>
      </w:r>
    </w:p>
    <w:p w14:paraId="696F3A4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Error: File not found in repository. URL: </w:t>
      </w:r>
      <w:hyperlink r:id="rId6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https://huggingface.co/Qwen/Qwen2.5-72B-Instruct-GGUF/resolve/main/qwen2.5-72b-instruct-q4_k_m.gguf</w:t>
        </w:r>
      </w:hyperlink>
      <w:r w:rsidRPr="00FE6477">
        <w:rPr>
          <w:rFonts w:ascii="Segoe UI" w:eastAsia="Times New Roman" w:hAnsi="Segoe UI" w:cs="Segoe UI"/>
          <w:color w:val="121212"/>
          <w:kern w:val="0"/>
          <w:sz w:val="27"/>
          <w:szCs w:val="27"/>
          <w14:ligatures w14:val="none"/>
        </w:rPr>
        <w:t xml:space="preserve"> Set HF_DEBUG=1 as environment variable for full traceback. (venv) leo@leo:~$ hf download Qwen/Qwen2.5-72B-Instruct-GGUF --local-dir ~/models/qwen2.5-72b --include "*.gguf" 2&gt;&amp;1 | head -20 Fetching 145 files: 0%| | 0/145 [00:00&lt;?, ?it/s]Warning: You are sending unauthenticated requests to the HF Hub. Please set a HF_TOKEN to enable higher rate limits and faster downloads.</w:t>
      </w:r>
    </w:p>
    <w:p w14:paraId="6B1BED7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19:32</w:t>
      </w:r>
    </w:p>
    <w:p w14:paraId="2970E99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Файлів 145 — завантажить все.</w:t>
      </w:r>
    </w:p>
    <w:p w14:paraId="6BBECC2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Файлів 145 — завантажить все. Зупинимо це (Ctrl+C) і завантажимо тільки один конкретний файл.</w:t>
      </w:r>
    </w:p>
    <w:p w14:paraId="11ABD7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Спочатку подивимось точну назву файлу:</w:t>
      </w:r>
    </w:p>
    <w:p w14:paraId="087C09F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lastRenderedPageBreak/>
        <w:t>bash</w:t>
      </w:r>
    </w:p>
    <w:p w14:paraId="19961CD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hf repo </w:t>
      </w:r>
      <w:r w:rsidRPr="00FE6477">
        <w:rPr>
          <w:rFonts w:ascii="Courier New" w:eastAsia="Times New Roman" w:hAnsi="Courier New" w:cs="Courier New"/>
          <w:color w:val="0051C2"/>
          <w:kern w:val="0"/>
          <w:sz w:val="20"/>
          <w:szCs w:val="20"/>
          <w:bdr w:val="single" w:sz="2" w:space="0" w:color="1F1F1E" w:frame="1"/>
          <w14:ligatures w14:val="none"/>
        </w:rPr>
        <w:t>ls</w:t>
      </w:r>
      <w:r w:rsidRPr="00FE6477">
        <w:rPr>
          <w:rFonts w:ascii="Courier New" w:eastAsia="Times New Roman" w:hAnsi="Courier New" w:cs="Courier New"/>
          <w:color w:val="14181F"/>
          <w:kern w:val="0"/>
          <w:sz w:val="20"/>
          <w:szCs w:val="20"/>
          <w:bdr w:val="single" w:sz="2" w:space="0" w:color="1F1F1E" w:frame="1"/>
          <w14:ligatures w14:val="none"/>
        </w:rPr>
        <w:t xml:space="preserve"> Qwen/Qwen2.5-72B-Instruct-GGUF | </w:t>
      </w:r>
      <w:r w:rsidRPr="00FE6477">
        <w:rPr>
          <w:rFonts w:ascii="Courier New" w:eastAsia="Times New Roman" w:hAnsi="Courier New" w:cs="Courier New"/>
          <w:color w:val="0051C2"/>
          <w:kern w:val="0"/>
          <w:sz w:val="20"/>
          <w:szCs w:val="20"/>
          <w:bdr w:val="single" w:sz="2" w:space="0" w:color="1F1F1E" w:frame="1"/>
          <w14:ligatures w14:val="none"/>
        </w:rPr>
        <w:t>grep</w:t>
      </w:r>
      <w:r w:rsidRPr="00FE6477">
        <w:rPr>
          <w:rFonts w:ascii="Courier New" w:eastAsia="Times New Roman" w:hAnsi="Courier New" w:cs="Courier New"/>
          <w:color w:val="14181F"/>
          <w:kern w:val="0"/>
          <w:sz w:val="20"/>
          <w:szCs w:val="20"/>
          <w:bdr w:val="single" w:sz="2" w:space="0" w:color="1F1F1E" w:frame="1"/>
          <w14:ligatures w14:val="none"/>
        </w:rPr>
        <w:t xml:space="preserve"> q4_k_m</w:t>
      </w:r>
    </w:p>
    <w:p w14:paraId="2EDD707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02FA76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hf repo ls Qwen/Qwen2.</w:t>
      </w:r>
    </w:p>
    <w:p w14:paraId="3F36A4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hf repo ls Qwen/Qwen2.5-72B-Instruct-GGUF | grep q4_k_m</w:t>
      </w:r>
    </w:p>
    <w:p w14:paraId="2E45A9F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19:34</w:t>
      </w:r>
    </w:p>
    <w:p w14:paraId="4197545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Що показує ця команда?</w:t>
      </w:r>
    </w:p>
    <w:p w14:paraId="658C142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 ця команда? Є якийсь вивід?</w:t>
      </w:r>
    </w:p>
    <w:p w14:paraId="49EE07F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нажав ентер - нічого не показує</w:t>
      </w:r>
    </w:p>
    <w:p w14:paraId="4BB55D5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нажав ентер - нічого не показує</w:t>
      </w:r>
    </w:p>
    <w:p w14:paraId="07CB743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19:34</w:t>
      </w:r>
    </w:p>
    <w:p w14:paraId="2335CA4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Подивимось всі файли:</w:t>
      </w:r>
    </w:p>
    <w:p w14:paraId="619EDCE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Подивимось всі файли:</w:t>
      </w:r>
    </w:p>
    <w:p w14:paraId="268CE667"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66FD3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hf repo </w:t>
      </w:r>
      <w:r w:rsidRPr="00FE6477">
        <w:rPr>
          <w:rFonts w:ascii="Courier New" w:eastAsia="Times New Roman" w:hAnsi="Courier New" w:cs="Courier New"/>
          <w:color w:val="0051C2"/>
          <w:kern w:val="0"/>
          <w:sz w:val="20"/>
          <w:szCs w:val="20"/>
          <w:bdr w:val="single" w:sz="2" w:space="0" w:color="1F1F1E" w:frame="1"/>
          <w14:ligatures w14:val="none"/>
        </w:rPr>
        <w:t>ls</w:t>
      </w:r>
      <w:r w:rsidRPr="00FE6477">
        <w:rPr>
          <w:rFonts w:ascii="Courier New" w:eastAsia="Times New Roman" w:hAnsi="Courier New" w:cs="Courier New"/>
          <w:color w:val="14181F"/>
          <w:kern w:val="0"/>
          <w:sz w:val="20"/>
          <w:szCs w:val="20"/>
          <w:bdr w:val="single" w:sz="2" w:space="0" w:color="1F1F1E" w:frame="1"/>
          <w14:ligatures w14:val="none"/>
        </w:rPr>
        <w:t xml:space="preserve"> Qwen/Qwen2.5-72B-Instruct-GGUF</w:t>
      </w:r>
    </w:p>
    <w:p w14:paraId="0B1217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500D9B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нічого</w:t>
      </w:r>
    </w:p>
    <w:p w14:paraId="350655C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нічого</w:t>
      </w:r>
    </w:p>
    <w:p w14:paraId="4F14892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19:35</w:t>
      </w:r>
    </w:p>
    <w:p w14:paraId="61DDA3C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Спробуємо через pip встановити стару версію huggingface_hub:</w:t>
      </w:r>
    </w:p>
    <w:p w14:paraId="0EE125F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Спробуємо через pip встановити стару версію huggingface_hub:</w:t>
      </w:r>
    </w:p>
    <w:p w14:paraId="6E7A6DA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9CDF30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8000"/>
          <w:kern w:val="0"/>
          <w:sz w:val="20"/>
          <w:szCs w:val="20"/>
          <w:bdr w:val="single" w:sz="2" w:space="0" w:color="1F1F1E" w:frame="1"/>
          <w14:ligatures w14:val="none"/>
        </w:rPr>
        <w:t>"huggingface_hub[cli]"</w:t>
      </w:r>
    </w:p>
    <w:p w14:paraId="1CF1B0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huggingface-cli download Qwen/Qwen2.5-72B-Instruct-GGUF --repo-type model </w:t>
      </w:r>
      <w:r w:rsidRPr="00FE6477">
        <w:rPr>
          <w:rFonts w:ascii="Courier New" w:eastAsia="Times New Roman" w:hAnsi="Courier New" w:cs="Courier New"/>
          <w:b/>
          <w:bCs/>
          <w:color w:val="B80A18"/>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&gt;</w:t>
      </w:r>
      <w:r w:rsidRPr="00FE6477">
        <w:rPr>
          <w:rFonts w:ascii="Courier New" w:eastAsia="Times New Roman" w:hAnsi="Courier New" w:cs="Courier New"/>
          <w:b/>
          <w:bCs/>
          <w:color w:val="B80A18"/>
          <w:kern w:val="0"/>
          <w:sz w:val="20"/>
          <w:szCs w:val="20"/>
          <w:bdr w:val="single" w:sz="2" w:space="0" w:color="1F1F1E" w:frame="1"/>
          <w14:ligatures w14:val="none"/>
        </w:rPr>
        <w:t>&amp;1</w:t>
      </w:r>
      <w:r w:rsidRPr="00FE6477">
        <w:rPr>
          <w:rFonts w:ascii="Courier New" w:eastAsia="Times New Roman" w:hAnsi="Courier New" w:cs="Courier New"/>
          <w:color w:val="14181F"/>
          <w:kern w:val="0"/>
          <w:sz w:val="20"/>
          <w:szCs w:val="20"/>
          <w:bdr w:val="single" w:sz="2" w:space="0" w:color="1F1F1E" w:frame="1"/>
          <w14:ligatures w14:val="none"/>
        </w:rPr>
        <w:t xml:space="preserve"> | </w:t>
      </w:r>
      <w:r w:rsidRPr="00FE6477">
        <w:rPr>
          <w:rFonts w:ascii="Courier New" w:eastAsia="Times New Roman" w:hAnsi="Courier New" w:cs="Courier New"/>
          <w:color w:val="0051C2"/>
          <w:kern w:val="0"/>
          <w:sz w:val="20"/>
          <w:szCs w:val="20"/>
          <w:bdr w:val="single" w:sz="2" w:space="0" w:color="1F1F1E" w:frame="1"/>
          <w14:ligatures w14:val="none"/>
        </w:rPr>
        <w:t>head</w:t>
      </w:r>
      <w:r w:rsidRPr="00FE6477">
        <w:rPr>
          <w:rFonts w:ascii="Courier New" w:eastAsia="Times New Roman" w:hAnsi="Courier New" w:cs="Courier New"/>
          <w:color w:val="14181F"/>
          <w:kern w:val="0"/>
          <w:sz w:val="20"/>
          <w:szCs w:val="20"/>
          <w:bdr w:val="single" w:sz="2" w:space="0" w:color="1F1F1E" w:frame="1"/>
          <w14:ligatures w14:val="none"/>
        </w:rPr>
        <w:t xml:space="preserve"> -30</w:t>
      </w:r>
    </w:p>
    <w:p w14:paraId="7F01B87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00EBD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нічого</w:t>
      </w:r>
    </w:p>
    <w:p w14:paraId="5098B09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нічого</w:t>
      </w:r>
    </w:p>
    <w:p w14:paraId="0CBC8BD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19:35</w:t>
      </w:r>
    </w:p>
    <w:p w14:paraId="384DBAE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Спробуємо напряму через Python:</w:t>
      </w:r>
    </w:p>
    <w:p w14:paraId="19081D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Спробуємо напряму через Python:</w:t>
      </w:r>
    </w:p>
    <w:p w14:paraId="6753A7A7"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F5391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python3 -c </w:t>
      </w:r>
      <w:r w:rsidRPr="00FE6477">
        <w:rPr>
          <w:rFonts w:ascii="Courier New" w:eastAsia="Times New Roman" w:hAnsi="Courier New" w:cs="Courier New"/>
          <w:color w:val="008000"/>
          <w:kern w:val="0"/>
          <w:sz w:val="20"/>
          <w:szCs w:val="20"/>
          <w:bdr w:val="single" w:sz="2" w:space="0" w:color="1F1F1E" w:frame="1"/>
          <w14:ligatures w14:val="none"/>
        </w:rPr>
        <w:t>"from huggingface_hub import list_repo_files; print(list(list_repo_files('Qwen/Qwen2.5-72B-Instruct-GGUF')))"</w:t>
      </w:r>
    </w:p>
    <w:p w14:paraId="141020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Що показує?</w:t>
      </w:r>
    </w:p>
    <w:p w14:paraId="49CB38A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давай встановим тебе на сервер і там виправиш</w:t>
      </w:r>
    </w:p>
    <w:p w14:paraId="1449266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давай встановим тебе на сервер і там виправиш</w:t>
      </w:r>
    </w:p>
    <w:p w14:paraId="55520432"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19:36</w:t>
      </w:r>
    </w:p>
    <w:p w14:paraId="4677CB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Як вже казав — мене (Claude) не можна встановити локально, я працюю тільки через хмару Anthropic.</w:t>
      </w:r>
    </w:p>
    <w:p w14:paraId="7CC315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 вже казав — мене (Claude) не можна встановити локально, я працюю тільки через хмару Anthropic.</w:t>
      </w:r>
    </w:p>
    <w:p w14:paraId="630C278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Але є гарне рішення — використати </w:t>
      </w:r>
      <w:r w:rsidRPr="00FE6477">
        <w:rPr>
          <w:rFonts w:ascii="Georgia" w:eastAsia="Times New Roman" w:hAnsi="Georgia" w:cs="Segoe UI"/>
          <w:b/>
          <w:bCs/>
          <w:color w:val="121212"/>
          <w:kern w:val="0"/>
          <w:sz w:val="27"/>
          <w:szCs w:val="27"/>
          <w:bdr w:val="single" w:sz="2" w:space="0" w:color="1F1F1E" w:frame="1"/>
          <w14:ligatures w14:val="none"/>
        </w:rPr>
        <w:t>Claude API</w:t>
      </w:r>
      <w:r w:rsidRPr="00FE6477">
        <w:rPr>
          <w:rFonts w:ascii="Georgia" w:eastAsia="Times New Roman" w:hAnsi="Georgia" w:cs="Segoe UI"/>
          <w:color w:val="121212"/>
          <w:kern w:val="0"/>
          <w:sz w:val="27"/>
          <w:szCs w:val="27"/>
          <w14:ligatures w14:val="none"/>
        </w:rPr>
        <w:t> для агентів, а локально зберігати документи. Це навіть краще для юридичної практики.</w:t>
      </w:r>
    </w:p>
    <w:p w14:paraId="64557E1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Зараз вирішимо проблему з завантаженням моделі. Спробуйте:</w:t>
      </w:r>
    </w:p>
    <w:p w14:paraId="3ED2676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8D6E09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F1E" w:frame="1"/>
          <w14:ligatures w14:val="none"/>
        </w:rPr>
      </w:pPr>
      <w:r w:rsidRPr="00FE6477">
        <w:rPr>
          <w:rFonts w:ascii="Courier New" w:eastAsia="Times New Roman" w:hAnsi="Courier New" w:cs="Courier New"/>
          <w:color w:val="008000"/>
          <w:kern w:val="0"/>
          <w:sz w:val="20"/>
          <w:szCs w:val="20"/>
          <w:bdr w:val="single" w:sz="2" w:space="0" w:color="1F1F1E" w:frame="1"/>
          <w14:ligatures w14:val="none"/>
        </w:rPr>
        <w:t>python3 -c "</w:t>
      </w:r>
    </w:p>
    <w:p w14:paraId="5672134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F1E" w:frame="1"/>
          <w14:ligatures w14:val="none"/>
        </w:rPr>
      </w:pPr>
      <w:r w:rsidRPr="00FE6477">
        <w:rPr>
          <w:rFonts w:ascii="Courier New" w:eastAsia="Times New Roman" w:hAnsi="Courier New" w:cs="Courier New"/>
          <w:color w:val="008000"/>
          <w:kern w:val="0"/>
          <w:sz w:val="20"/>
          <w:szCs w:val="20"/>
          <w:bdr w:val="single" w:sz="2" w:space="0" w:color="1F1F1E" w:frame="1"/>
          <w14:ligatures w14:val="none"/>
        </w:rPr>
        <w:t>from huggingface_hub import HfApi</w:t>
      </w:r>
    </w:p>
    <w:p w14:paraId="715BA87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F1E" w:frame="1"/>
          <w14:ligatures w14:val="none"/>
        </w:rPr>
      </w:pPr>
      <w:r w:rsidRPr="00FE6477">
        <w:rPr>
          <w:rFonts w:ascii="Courier New" w:eastAsia="Times New Roman" w:hAnsi="Courier New" w:cs="Courier New"/>
          <w:color w:val="008000"/>
          <w:kern w:val="0"/>
          <w:sz w:val="20"/>
          <w:szCs w:val="20"/>
          <w:bdr w:val="single" w:sz="2" w:space="0" w:color="1F1F1E" w:frame="1"/>
          <w14:ligatures w14:val="none"/>
        </w:rPr>
        <w:t>api = HfApi()</w:t>
      </w:r>
    </w:p>
    <w:p w14:paraId="645AFD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F1E" w:frame="1"/>
          <w14:ligatures w14:val="none"/>
        </w:rPr>
      </w:pPr>
      <w:r w:rsidRPr="00FE6477">
        <w:rPr>
          <w:rFonts w:ascii="Courier New" w:eastAsia="Times New Roman" w:hAnsi="Courier New" w:cs="Courier New"/>
          <w:color w:val="008000"/>
          <w:kern w:val="0"/>
          <w:sz w:val="20"/>
          <w:szCs w:val="20"/>
          <w:bdr w:val="single" w:sz="2" w:space="0" w:color="1F1F1E" w:frame="1"/>
          <w14:ligatures w14:val="none"/>
        </w:rPr>
        <w:t>files = api.list_repo_files('Qwen/Qwen2.5-72B-Instruct-GGUF')</w:t>
      </w:r>
    </w:p>
    <w:p w14:paraId="11BEE5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F1E" w:frame="1"/>
          <w14:ligatures w14:val="none"/>
        </w:rPr>
      </w:pPr>
      <w:r w:rsidRPr="00FE6477">
        <w:rPr>
          <w:rFonts w:ascii="Courier New" w:eastAsia="Times New Roman" w:hAnsi="Courier New" w:cs="Courier New"/>
          <w:color w:val="008000"/>
          <w:kern w:val="0"/>
          <w:sz w:val="20"/>
          <w:szCs w:val="20"/>
          <w:bdr w:val="single" w:sz="2" w:space="0" w:color="1F1F1E" w:frame="1"/>
          <w14:ligatures w14:val="none"/>
        </w:rPr>
        <w:t>for f in files:</w:t>
      </w:r>
    </w:p>
    <w:p w14:paraId="6377CF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F1E" w:frame="1"/>
          <w14:ligatures w14:val="none"/>
        </w:rPr>
      </w:pPr>
      <w:r w:rsidRPr="00FE6477">
        <w:rPr>
          <w:rFonts w:ascii="Courier New" w:eastAsia="Times New Roman" w:hAnsi="Courier New" w:cs="Courier New"/>
          <w:color w:val="008000"/>
          <w:kern w:val="0"/>
          <w:sz w:val="20"/>
          <w:szCs w:val="20"/>
          <w:bdr w:val="single" w:sz="2" w:space="0" w:color="1F1F1E" w:frame="1"/>
          <w14:ligatures w14:val="none"/>
        </w:rPr>
        <w:t xml:space="preserve">    if 'q4' in f.lower():</w:t>
      </w:r>
    </w:p>
    <w:p w14:paraId="0651ADC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8000"/>
          <w:kern w:val="0"/>
          <w:sz w:val="20"/>
          <w:szCs w:val="20"/>
          <w:bdr w:val="single" w:sz="2" w:space="0" w:color="1F1F1E" w:frame="1"/>
          <w14:ligatures w14:val="none"/>
        </w:rPr>
      </w:pPr>
      <w:r w:rsidRPr="00FE6477">
        <w:rPr>
          <w:rFonts w:ascii="Courier New" w:eastAsia="Times New Roman" w:hAnsi="Courier New" w:cs="Courier New"/>
          <w:color w:val="008000"/>
          <w:kern w:val="0"/>
          <w:sz w:val="20"/>
          <w:szCs w:val="20"/>
          <w:bdr w:val="single" w:sz="2" w:space="0" w:color="1F1F1E" w:frame="1"/>
          <w14:ligatures w14:val="none"/>
        </w:rPr>
        <w:t xml:space="preserve">        print(f)</w:t>
      </w:r>
    </w:p>
    <w:p w14:paraId="0683A89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8000"/>
          <w:kern w:val="0"/>
          <w:sz w:val="20"/>
          <w:szCs w:val="20"/>
          <w:bdr w:val="single" w:sz="2" w:space="0" w:color="1F1F1E" w:frame="1"/>
          <w14:ligatures w14:val="none"/>
        </w:rPr>
        <w:t>"</w:t>
      </w:r>
    </w:p>
    <w:p w14:paraId="03E897A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D0DDA5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 hf download Qwen/Qwen2.</w:t>
      </w:r>
    </w:p>
    <w:p w14:paraId="677E60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(venv) leo@leo:~$ hf download Qwen/Qwen2.5-72B-Instruct-GGUF qwen2.5-72b-instruct-q4_k_m.gguf --local-dir ~/models/qwen2.5-72b Error: File not found in repository. URL: </w:t>
      </w:r>
      <w:hyperlink r:id="rId6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https://huggingface.co/Qwen/Qwen2.5-72B-Instruct-GGUF/resolve/main/qwen2.5-72b-instruct-q4_k_m.gguf</w:t>
        </w:r>
      </w:hyperlink>
      <w:r w:rsidRPr="00FE6477">
        <w:rPr>
          <w:rFonts w:ascii="Segoe UI" w:eastAsia="Times New Roman" w:hAnsi="Segoe UI" w:cs="Segoe UI"/>
          <w:color w:val="121212"/>
          <w:kern w:val="0"/>
          <w:sz w:val="27"/>
          <w:szCs w:val="27"/>
          <w14:ligatures w14:val="none"/>
        </w:rPr>
        <w:t xml:space="preserve"> Set HF_DEBUG=1 as environment variable for full traceback. (venv) leo@leo:~$ hf download Qwen/Qwen2.5-72B-Instruct-GGUF --local-dir ~/models/qwen2.5-72b --include "*.gguf" 2&gt;&amp;1 | head -20 Fetching 145 files: 0%| | 0/145 [00:00&lt;?, ?it/s]Warning: You are sending unauthenticated requests to the HF Hub. Please set a HF_TOKEN to enable higher rate limits and faster downloads. hf repo ls Qwen/Qwen2.5-72B-Instruct-GGUF | grep q4_k_m hf repo ls Qwen/Qwen2.5-72B-Instruct-GGUF pip install "huggingface_hub[cli]" huggingface-cli download Qwen/Qwen2.5-72B-Instruct-GGUF --repo-type </w:t>
      </w:r>
      <w:r w:rsidRPr="00FE6477">
        <w:rPr>
          <w:rFonts w:ascii="Segoe UI" w:eastAsia="Times New Roman" w:hAnsi="Segoe UI" w:cs="Segoe UI"/>
          <w:color w:val="121212"/>
          <w:kern w:val="0"/>
          <w:sz w:val="27"/>
          <w:szCs w:val="27"/>
          <w14:ligatures w14:val="none"/>
        </w:rPr>
        <w:lastRenderedPageBreak/>
        <w:t>model 2&gt;&amp;1 | head -30 python3 -c " from huggingface_hub import HfApi api = HfApi() files = api.list_repo_files('Qwen/Qwen2.5-72B-Instruct-GGUF') for f in files: if 'q4' in f.lower(): print(f) " python3 -c " from huggingface_hub import HfApi api = HfApi() files = api.list_repo_files('Qwen/Qwen2.5-72B-Instruct-GGUF') for f in files: if 'q4' in f.lower(): print(f) "</w:t>
      </w:r>
    </w:p>
    <w:p w14:paraId="7649C680"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075103D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19:36</w:t>
      </w:r>
    </w:p>
    <w:p w14:paraId="4A0CA2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Бачу що ви вводили всі команди разом — вони виконались як текст.</w:t>
      </w:r>
    </w:p>
    <w:p w14:paraId="61B2865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що ви вводили всі команди разом — вони виконались як текст.</w:t>
      </w:r>
    </w:p>
    <w:p w14:paraId="18D9D1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Введіть тільки цю одну команду:</w:t>
      </w:r>
    </w:p>
    <w:p w14:paraId="774E2B58"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CE1CA1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python3 -c </w:t>
      </w:r>
      <w:r w:rsidRPr="00FE6477">
        <w:rPr>
          <w:rFonts w:ascii="Courier New" w:eastAsia="Times New Roman" w:hAnsi="Courier New" w:cs="Courier New"/>
          <w:color w:val="008000"/>
          <w:kern w:val="0"/>
          <w:sz w:val="20"/>
          <w:szCs w:val="20"/>
          <w:bdr w:val="single" w:sz="2" w:space="0" w:color="1F1F1E" w:frame="1"/>
          <w14:ligatures w14:val="none"/>
        </w:rPr>
        <w:t>"from huggingface_hub import HfApi; api = HfApi(); files = list(api.list_repo_files('Qwen/Qwen2.5-72B-Instruct-GGUF')); [print(f) for f in files if 'q4' in f.lower()]"</w:t>
      </w:r>
    </w:p>
    <w:p w14:paraId="4D12258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4C3671B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нічого, давай використати Claude API для агентів на сервері</w:t>
      </w:r>
    </w:p>
    <w:p w14:paraId="5FB5C3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нічого, давай використати Claude API для агентів на сервері</w:t>
      </w:r>
    </w:p>
    <w:p w14:paraId="5B1C40B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19:37</w:t>
      </w:r>
    </w:p>
    <w:p w14:paraId="65EC227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Відмінна ідея!</w:t>
      </w:r>
    </w:p>
    <w:p w14:paraId="2EF33B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Відмінна ідея! Claude API + локальний сервер = найкраще рішення.</w:t>
      </w:r>
    </w:p>
    <w:p w14:paraId="444F916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Але спочатку завершимо з моделлю — вона потрібна для ембедингів (перетворення документів у вектори). Для цього не потрібна велика 72B модель.</w:t>
      </w:r>
    </w:p>
    <w:p w14:paraId="3B89D1C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Встановимо легку модель для ембедингів:</w:t>
      </w:r>
    </w:p>
    <w:p w14:paraId="314132A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D402F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sentence-transformers</w:t>
      </w:r>
    </w:p>
    <w:p w14:paraId="127C08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python3 -c </w:t>
      </w:r>
      <w:r w:rsidRPr="00FE6477">
        <w:rPr>
          <w:rFonts w:ascii="Courier New" w:eastAsia="Times New Roman" w:hAnsi="Courier New" w:cs="Courier New"/>
          <w:color w:val="008000"/>
          <w:kern w:val="0"/>
          <w:sz w:val="20"/>
          <w:szCs w:val="20"/>
          <w:bdr w:val="single" w:sz="2" w:space="0" w:color="1F1F1E" w:frame="1"/>
          <w14:ligatures w14:val="none"/>
        </w:rPr>
        <w:t>"from sentence_transformers import SentenceTransformer; m = SentenceTransformer('BAAI/bge-m3'); print('OK')"</w:t>
      </w:r>
    </w:p>
    <w:p w14:paraId="3B5133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завантажить ~1.5GB модель для ембедингів українських текстів.</w:t>
      </w:r>
    </w:p>
    <w:p w14:paraId="354020A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Для </w:t>
      </w:r>
      <w:r w:rsidRPr="00FE6477">
        <w:rPr>
          <w:rFonts w:ascii="Georgia" w:eastAsia="Times New Roman" w:hAnsi="Georgia" w:cs="Segoe UI"/>
          <w:b/>
          <w:bCs/>
          <w:color w:val="121212"/>
          <w:kern w:val="0"/>
          <w:sz w:val="27"/>
          <w:szCs w:val="27"/>
          <w:bdr w:val="single" w:sz="2" w:space="0" w:color="1F1F1E" w:frame="1"/>
          <w14:ligatures w14:val="none"/>
        </w:rPr>
        <w:t>генерації тексту</w:t>
      </w:r>
      <w:r w:rsidRPr="00FE6477">
        <w:rPr>
          <w:rFonts w:ascii="Georgia" w:eastAsia="Times New Roman" w:hAnsi="Georgia" w:cs="Segoe UI"/>
          <w:color w:val="121212"/>
          <w:kern w:val="0"/>
          <w:sz w:val="27"/>
          <w:szCs w:val="27"/>
          <w14:ligatures w14:val="none"/>
        </w:rPr>
        <w:t> (агенти, аналіз справ) — використаємо </w:t>
      </w:r>
      <w:r w:rsidRPr="00FE6477">
        <w:rPr>
          <w:rFonts w:ascii="Georgia" w:eastAsia="Times New Roman" w:hAnsi="Georgia" w:cs="Segoe UI"/>
          <w:b/>
          <w:bCs/>
          <w:color w:val="121212"/>
          <w:kern w:val="0"/>
          <w:sz w:val="27"/>
          <w:szCs w:val="27"/>
          <w:bdr w:val="single" w:sz="2" w:space="0" w:color="1F1F1E" w:frame="1"/>
          <w14:ligatures w14:val="none"/>
        </w:rPr>
        <w:t>Claude API</w:t>
      </w:r>
      <w:r w:rsidRPr="00FE6477">
        <w:rPr>
          <w:rFonts w:ascii="Georgia" w:eastAsia="Times New Roman" w:hAnsi="Georgia" w:cs="Segoe UI"/>
          <w:color w:val="121212"/>
          <w:kern w:val="0"/>
          <w:sz w:val="27"/>
          <w:szCs w:val="27"/>
          <w14:ligatures w14:val="none"/>
        </w:rPr>
        <w:t>. Це означає:</w:t>
      </w:r>
    </w:p>
    <w:p w14:paraId="78322978" w14:textId="77777777" w:rsidR="00FE6477" w:rsidRPr="00FE6477" w:rsidRDefault="00FE6477" w:rsidP="00FE6477">
      <w:pPr>
        <w:numPr>
          <w:ilvl w:val="0"/>
          <w:numId w:val="20"/>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Документи зберігаються </w:t>
      </w:r>
      <w:r w:rsidRPr="00FE6477">
        <w:rPr>
          <w:rFonts w:ascii="Georgia" w:eastAsia="Times New Roman" w:hAnsi="Georgia" w:cs="Segoe UI"/>
          <w:b/>
          <w:bCs/>
          <w:color w:val="121212"/>
          <w:kern w:val="0"/>
          <w:sz w:val="27"/>
          <w:szCs w:val="27"/>
          <w:bdr w:val="single" w:sz="2" w:space="0" w:color="1F1F1E" w:frame="1"/>
          <w14:ligatures w14:val="none"/>
        </w:rPr>
        <w:t>локально</w:t>
      </w:r>
      <w:r w:rsidRPr="00FE6477">
        <w:rPr>
          <w:rFonts w:ascii="Georgia" w:eastAsia="Times New Roman" w:hAnsi="Georgia" w:cs="Segoe UI"/>
          <w:color w:val="121212"/>
          <w:kern w:val="0"/>
          <w:sz w:val="27"/>
          <w:szCs w:val="27"/>
          <w14:ligatures w14:val="none"/>
        </w:rPr>
        <w:t> (приватно)</w:t>
      </w:r>
    </w:p>
    <w:p w14:paraId="376DC945" w14:textId="77777777" w:rsidR="00FE6477" w:rsidRPr="00FE6477" w:rsidRDefault="00FE6477" w:rsidP="00FE6477">
      <w:pPr>
        <w:numPr>
          <w:ilvl w:val="0"/>
          <w:numId w:val="20"/>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Пошук по справах — </w:t>
      </w:r>
      <w:r w:rsidRPr="00FE6477">
        <w:rPr>
          <w:rFonts w:ascii="Georgia" w:eastAsia="Times New Roman" w:hAnsi="Georgia" w:cs="Segoe UI"/>
          <w:b/>
          <w:bCs/>
          <w:color w:val="121212"/>
          <w:kern w:val="0"/>
          <w:sz w:val="27"/>
          <w:szCs w:val="27"/>
          <w:bdr w:val="single" w:sz="2" w:space="0" w:color="1F1F1E" w:frame="1"/>
          <w14:ligatures w14:val="none"/>
        </w:rPr>
        <w:t>локально</w:t>
      </w:r>
      <w:r w:rsidRPr="00FE6477">
        <w:rPr>
          <w:rFonts w:ascii="Georgia" w:eastAsia="Times New Roman" w:hAnsi="Georgia" w:cs="Segoe UI"/>
          <w:color w:val="121212"/>
          <w:kern w:val="0"/>
          <w:sz w:val="27"/>
          <w:szCs w:val="27"/>
          <w14:ligatures w14:val="none"/>
        </w:rPr>
        <w:t> через Qdrant</w:t>
      </w:r>
    </w:p>
    <w:p w14:paraId="09CF2C78" w14:textId="77777777" w:rsidR="00FE6477" w:rsidRPr="00FE6477" w:rsidRDefault="00FE6477" w:rsidP="00FE6477">
      <w:pPr>
        <w:numPr>
          <w:ilvl w:val="0"/>
          <w:numId w:val="20"/>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Аналіз і генерація — через </w:t>
      </w:r>
      <w:r w:rsidRPr="00FE6477">
        <w:rPr>
          <w:rFonts w:ascii="Georgia" w:eastAsia="Times New Roman" w:hAnsi="Georgia" w:cs="Segoe UI"/>
          <w:b/>
          <w:bCs/>
          <w:color w:val="121212"/>
          <w:kern w:val="0"/>
          <w:sz w:val="27"/>
          <w:szCs w:val="27"/>
          <w:bdr w:val="single" w:sz="2" w:space="0" w:color="1F1F1E" w:frame="1"/>
          <w14:ligatures w14:val="none"/>
        </w:rPr>
        <w:t>Claude API</w:t>
      </w:r>
    </w:p>
    <w:p w14:paraId="6BE9A73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Для Claude API потрібен ключ — є у вас акаунт на claude.ai?</w:t>
      </w:r>
    </w:p>
    <w:p w14:paraId="7DC209C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не реагує, напевно йде завантаження моделі, як перевірити?</w:t>
      </w:r>
    </w:p>
    <w:p w14:paraId="17FF0FA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не реагує, напевно йде завантаження моделі, як перевірити?</w:t>
      </w:r>
    </w:p>
    <w:p w14:paraId="2F08888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19:39</w:t>
      </w:r>
    </w:p>
    <w:p w14:paraId="756B98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Відкрийте новий термінал на MacBook і підключіться:</w:t>
      </w:r>
    </w:p>
    <w:p w14:paraId="3BBFF28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Відкрийте новий термінал на MacBook і підключіться:</w:t>
      </w:r>
    </w:p>
    <w:p w14:paraId="4DC83CC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5D04AF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ssh</w:t>
      </w:r>
      <w:r w:rsidRPr="00FE6477">
        <w:rPr>
          <w:rFonts w:ascii="Courier New" w:eastAsia="Times New Roman" w:hAnsi="Courier New" w:cs="Courier New"/>
          <w:color w:val="14181F"/>
          <w:kern w:val="0"/>
          <w:sz w:val="20"/>
          <w:szCs w:val="20"/>
          <w:bdr w:val="single" w:sz="2" w:space="0" w:color="1F1F1E" w:frame="1"/>
          <w14:ligatures w14:val="none"/>
        </w:rPr>
        <w:t xml:space="preserve"> leo@192.168.50.105</w:t>
      </w:r>
    </w:p>
    <w:p w14:paraId="72D830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перевірте:</w:t>
      </w:r>
    </w:p>
    <w:p w14:paraId="6AB68D7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85F39F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htop</w:t>
      </w:r>
    </w:p>
    <w:p w14:paraId="7840C4F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Побачите завантаження CPU/RAM. Або:</w:t>
      </w:r>
    </w:p>
    <w:p w14:paraId="67D08BE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693C6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watch</w:t>
      </w:r>
      <w:r w:rsidRPr="00FE6477">
        <w:rPr>
          <w:rFonts w:ascii="Courier New" w:eastAsia="Times New Roman" w:hAnsi="Courier New" w:cs="Courier New"/>
          <w:color w:val="14181F"/>
          <w:kern w:val="0"/>
          <w:sz w:val="20"/>
          <w:szCs w:val="20"/>
          <w:bdr w:val="single" w:sz="2" w:space="0" w:color="1F1F1E" w:frame="1"/>
          <w14:ligatures w14:val="none"/>
        </w:rPr>
        <w:t xml:space="preserve"> -n1 </w:t>
      </w:r>
      <w:r w:rsidRPr="00FE6477">
        <w:rPr>
          <w:rFonts w:ascii="Courier New" w:eastAsia="Times New Roman" w:hAnsi="Courier New" w:cs="Courier New"/>
          <w:color w:val="0051C2"/>
          <w:kern w:val="0"/>
          <w:sz w:val="20"/>
          <w:szCs w:val="20"/>
          <w:bdr w:val="single" w:sz="2" w:space="0" w:color="1F1F1E" w:frame="1"/>
          <w14:ligatures w14:val="none"/>
        </w:rPr>
        <w:t>free</w:t>
      </w:r>
      <w:r w:rsidRPr="00FE6477">
        <w:rPr>
          <w:rFonts w:ascii="Courier New" w:eastAsia="Times New Roman" w:hAnsi="Courier New" w:cs="Courier New"/>
          <w:color w:val="14181F"/>
          <w:kern w:val="0"/>
          <w:sz w:val="20"/>
          <w:szCs w:val="20"/>
          <w:bdr w:val="single" w:sz="2" w:space="0" w:color="1F1F1E" w:frame="1"/>
          <w14:ligatures w14:val="none"/>
        </w:rPr>
        <w:t xml:space="preserve"> -h</w:t>
      </w:r>
    </w:p>
    <w:p w14:paraId="2E33157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Якщо RAM росте — модель завантажується.</w:t>
      </w:r>
    </w:p>
    <w:p w14:paraId="78CA239B" w14:textId="21371130" w:rsidR="00FE6477" w:rsidRPr="00FE6477" w:rsidRDefault="00FE6477" w:rsidP="00FE6477">
      <w:pPr>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fldChar w:fldCharType="begin"/>
      </w:r>
      <w:r w:rsidRPr="00FE6477">
        <w:rPr>
          <w:rFonts w:ascii="Segoe UI" w:eastAsia="Times New Roman" w:hAnsi="Segoe UI" w:cs="Segoe UI"/>
          <w:color w:val="121212"/>
          <w:kern w:val="0"/>
          <w:sz w:val="27"/>
          <w:szCs w:val="27"/>
          <w14:ligatures w14:val="none"/>
        </w:rPr>
        <w:instrText xml:space="preserve"> INCLUDEPICTURE "https://claude.ai/api/ec431250-9a3c-4db7-891a-2be7c806af86/files/f50ec518-04bb-4eb8-98c6-ea20f76caa74/preview" \* MERGEFORMATINET </w:instrText>
      </w:r>
      <w:r w:rsidRPr="00FE6477">
        <w:rPr>
          <w:rFonts w:ascii="Segoe UI" w:eastAsia="Times New Roman" w:hAnsi="Segoe UI" w:cs="Segoe UI"/>
          <w:color w:val="121212"/>
          <w:kern w:val="0"/>
          <w:sz w:val="27"/>
          <w:szCs w:val="27"/>
          <w14:ligatures w14:val="none"/>
        </w:rPr>
        <w:fldChar w:fldCharType="separate"/>
      </w:r>
      <w:r w:rsidRPr="00FE6477">
        <w:rPr>
          <w:rFonts w:ascii="Segoe UI" w:eastAsia="Times New Roman" w:hAnsi="Segoe UI" w:cs="Segoe UI"/>
          <w:noProof/>
          <w:color w:val="121212"/>
          <w:kern w:val="0"/>
          <w:sz w:val="27"/>
          <w:szCs w:val="27"/>
          <w14:ligatures w14:val="none"/>
        </w:rPr>
        <mc:AlternateContent>
          <mc:Choice Requires="wps">
            <w:drawing>
              <wp:inline distT="0" distB="0" distL="0" distR="0" wp14:anchorId="7E42B175" wp14:editId="5456CE59">
                <wp:extent cx="306705" cy="306705"/>
                <wp:effectExtent l="0" t="0" r="0" b="0"/>
                <wp:docPr id="113246799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5F5720"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" filled="f" stroked="f">
                <o:lock v:ext="edit" aspectratio="t"/>
                <w10:anchorlock/>
              </v:rect>
            </w:pict>
          </mc:Fallback>
        </mc:AlternateContent>
      </w:r>
      <w:r w:rsidRPr="00FE6477">
        <w:rPr>
          <w:rFonts w:ascii="Segoe UI" w:eastAsia="Times New Roman" w:hAnsi="Segoe UI" w:cs="Segoe UI"/>
          <w:color w:val="121212"/>
          <w:kern w:val="0"/>
          <w:sz w:val="27"/>
          <w:szCs w:val="27"/>
          <w14:ligatures w14:val="none"/>
        </w:rPr>
        <w:fldChar w:fldCharType="end"/>
      </w:r>
    </w:p>
    <w:p w14:paraId="7DC4DAC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19:41</w:t>
      </w:r>
    </w:p>
    <w:p w14:paraId="040B07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Бачу — завантаження йде!</w:t>
      </w:r>
    </w:p>
    <w:p w14:paraId="36298E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Бачу — завантаження йде!</w:t>
      </w:r>
    </w:p>
    <w:p w14:paraId="735D3D9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hf download Qwen/Qwen2.5-72B...  (кілька процесів)</w:t>
      </w:r>
    </w:p>
    <w:p w14:paraId="5B10B0B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RAM: 3.24G/59.2G</w:t>
      </w:r>
    </w:p>
    <w:p w14:paraId="2A58DE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Модель завантажується паралельно в кількох потоках. Це займе час — модель велика.</w:t>
      </w:r>
    </w:p>
    <w:p w14:paraId="2E6C567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Натисніть </w:t>
      </w:r>
      <w:r w:rsidRPr="00FE6477">
        <w:rPr>
          <w:rFonts w:ascii="Georgia" w:eastAsia="Times New Roman" w:hAnsi="Georgia" w:cs="Segoe UI"/>
          <w:b/>
          <w:bCs/>
          <w:color w:val="121212"/>
          <w:kern w:val="0"/>
          <w:sz w:val="27"/>
          <w:szCs w:val="27"/>
          <w:bdr w:val="single" w:sz="2" w:space="0" w:color="1F1F1E" w:frame="1"/>
          <w14:ligatures w14:val="none"/>
        </w:rPr>
        <w:t>q</w:t>
      </w:r>
      <w:r w:rsidRPr="00FE6477">
        <w:rPr>
          <w:rFonts w:ascii="Georgia" w:eastAsia="Times New Roman" w:hAnsi="Georgia" w:cs="Segoe UI"/>
          <w:color w:val="121212"/>
          <w:kern w:val="0"/>
          <w:sz w:val="27"/>
          <w:szCs w:val="27"/>
          <w14:ligatures w14:val="none"/>
        </w:rPr>
        <w:t> щоб вийти з htop і перевірте прогрес:</w:t>
      </w:r>
    </w:p>
    <w:p w14:paraId="0D3E6B4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EA5436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ls</w:t>
      </w:r>
      <w:r w:rsidRPr="00FE6477">
        <w:rPr>
          <w:rFonts w:ascii="Courier New" w:eastAsia="Times New Roman" w:hAnsi="Courier New" w:cs="Courier New"/>
          <w:color w:val="14181F"/>
          <w:kern w:val="0"/>
          <w:sz w:val="20"/>
          <w:szCs w:val="20"/>
          <w:bdr w:val="single" w:sz="2" w:space="0" w:color="1F1F1E" w:frame="1"/>
          <w14:ligatures w14:val="none"/>
        </w:rPr>
        <w:t xml:space="preserve"> -lh ~/models/qwen2.5-72b/</w:t>
      </w:r>
    </w:p>
    <w:p w14:paraId="151889E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696E82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ls -lh ~/models/qwen2.</w:t>
      </w:r>
    </w:p>
    <w:p w14:paraId="4F8DD1C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leo@leo:~$ ls -lh ~/models/qwen2.5-72b/ total 17G -rw-rw-r-- 1 leo docker 3.3G Apr 30 16:37 qwen2.5-72b-instruct-fp16-00004-of-00042.gguf -rw-rw-r-- 1 leo docker 3.3G Apr 30 16:37 qwen2.5-72b-instruct-fp16-00005-of-00042.gguf -rw-rw-r-- 1 leo docker 3.3G Apr 30 16:39 qwen2.5-72b-instruct-fp16-00006-of-00042.gguf -rw-rw-r-- 1 leo docker 3.3G Apr 30 16:37 </w:t>
      </w:r>
      <w:r w:rsidRPr="00FE6477">
        <w:rPr>
          <w:rFonts w:ascii="Segoe UI" w:eastAsia="Times New Roman" w:hAnsi="Segoe UI" w:cs="Segoe UI"/>
          <w:color w:val="121212"/>
          <w:kern w:val="0"/>
          <w:sz w:val="27"/>
          <w:szCs w:val="27"/>
          <w14:ligatures w14:val="none"/>
        </w:rPr>
        <w:lastRenderedPageBreak/>
        <w:t>qwen2.5-72b-instruct-fp16-00007-of-00042.gguf -rw-rw-r-- 1 leo docker 3.3G Apr 30 16:37 qwen2.5-72b-instruct-fp16-00008-of-00042.gguf leo@leo:~$</w:t>
      </w:r>
    </w:p>
    <w:p w14:paraId="0EB5C51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19:42</w:t>
      </w:r>
    </w:p>
    <w:p w14:paraId="6E57D31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Завантажується fp16 версія — це повна версія моделі (~140GB всього, 42 частини по 3.</w:t>
      </w:r>
    </w:p>
    <w:p w14:paraId="3A4AB06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Завантажується </w:t>
      </w:r>
      <w:r w:rsidRPr="00FE6477">
        <w:rPr>
          <w:rFonts w:ascii="Georgia" w:eastAsia="Times New Roman" w:hAnsi="Georgia" w:cs="Segoe UI"/>
          <w:b/>
          <w:bCs/>
          <w:color w:val="121212"/>
          <w:kern w:val="0"/>
          <w:sz w:val="27"/>
          <w:szCs w:val="27"/>
          <w:bdr w:val="single" w:sz="2" w:space="0" w:color="1F1F1E" w:frame="1"/>
          <w14:ligatures w14:val="none"/>
        </w:rPr>
        <w:t>fp16</w:t>
      </w:r>
      <w:r w:rsidRPr="00FE6477">
        <w:rPr>
          <w:rFonts w:ascii="Georgia" w:eastAsia="Times New Roman" w:hAnsi="Georgia" w:cs="Segoe UI"/>
          <w:color w:val="121212"/>
          <w:kern w:val="0"/>
          <w:sz w:val="27"/>
          <w:szCs w:val="27"/>
          <w14:ligatures w14:val="none"/>
        </w:rPr>
        <w:t> версія — це повна версія моделі (~140GB всього, 42 частини по 3.3GB). Це забагато і не влізе в 48GB VRAM!</w:t>
      </w:r>
    </w:p>
    <w:p w14:paraId="5E5DB04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Зупиніть завантаження — поверніться в перший термінал і натисніть </w:t>
      </w:r>
      <w:r w:rsidRPr="00FE6477">
        <w:rPr>
          <w:rFonts w:ascii="Georgia" w:eastAsia="Times New Roman" w:hAnsi="Georgia" w:cs="Segoe UI"/>
          <w:b/>
          <w:bCs/>
          <w:color w:val="121212"/>
          <w:kern w:val="0"/>
          <w:sz w:val="27"/>
          <w:szCs w:val="27"/>
          <w:bdr w:val="single" w:sz="2" w:space="0" w:color="1F1F1E" w:frame="1"/>
          <w14:ligatures w14:val="none"/>
        </w:rPr>
        <w:t>Ctrl+C</w:t>
      </w:r>
      <w:r w:rsidRPr="00FE6477">
        <w:rPr>
          <w:rFonts w:ascii="Georgia" w:eastAsia="Times New Roman" w:hAnsi="Georgia" w:cs="Segoe UI"/>
          <w:color w:val="121212"/>
          <w:kern w:val="0"/>
          <w:sz w:val="27"/>
          <w:szCs w:val="27"/>
          <w14:ligatures w14:val="none"/>
        </w:rPr>
        <w:t>.</w:t>
      </w:r>
    </w:p>
    <w:p w14:paraId="4B40D70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Нам потрібна </w:t>
      </w:r>
      <w:r w:rsidRPr="00FE6477">
        <w:rPr>
          <w:rFonts w:ascii="Georgia" w:eastAsia="Times New Roman" w:hAnsi="Georgia" w:cs="Segoe UI"/>
          <w:b/>
          <w:bCs/>
          <w:color w:val="121212"/>
          <w:kern w:val="0"/>
          <w:sz w:val="27"/>
          <w:szCs w:val="27"/>
          <w:bdr w:val="single" w:sz="2" w:space="0" w:color="1F1F1E" w:frame="1"/>
          <w14:ligatures w14:val="none"/>
        </w:rPr>
        <w:t>Q4 квантизована</w:t>
      </w:r>
      <w:r w:rsidRPr="00FE6477">
        <w:rPr>
          <w:rFonts w:ascii="Georgia" w:eastAsia="Times New Roman" w:hAnsi="Georgia" w:cs="Segoe UI"/>
          <w:color w:val="121212"/>
          <w:kern w:val="0"/>
          <w:sz w:val="27"/>
          <w:szCs w:val="27"/>
          <w14:ligatures w14:val="none"/>
        </w:rPr>
        <w:t> версія (~40GB). Завантажимо правильну:</w:t>
      </w:r>
    </w:p>
    <w:p w14:paraId="11871B9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73937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hf download bartowski/Qwen2.5-72B-Instruct-GGUF --include </w:t>
      </w:r>
      <w:r w:rsidRPr="00FE6477">
        <w:rPr>
          <w:rFonts w:ascii="Courier New" w:eastAsia="Times New Roman" w:hAnsi="Courier New" w:cs="Courier New"/>
          <w:color w:val="008000"/>
          <w:kern w:val="0"/>
          <w:sz w:val="20"/>
          <w:szCs w:val="20"/>
          <w:bdr w:val="single" w:sz="2" w:space="0" w:color="1F1F1E" w:frame="1"/>
          <w14:ligatures w14:val="none"/>
        </w:rPr>
        <w:t>"Qwen2.5-72B-Instruct-Q4_K_M.gguf"</w:t>
      </w:r>
      <w:r w:rsidRPr="00FE6477">
        <w:rPr>
          <w:rFonts w:ascii="Courier New" w:eastAsia="Times New Roman" w:hAnsi="Courier New" w:cs="Courier New"/>
          <w:color w:val="14181F"/>
          <w:kern w:val="0"/>
          <w:sz w:val="20"/>
          <w:szCs w:val="20"/>
          <w:bdr w:val="single" w:sz="2" w:space="0" w:color="1F1F1E" w:frame="1"/>
          <w14:ligatures w14:val="none"/>
        </w:rPr>
        <w:t xml:space="preserve"> --local-dir ~/models/qwen2.5-72b</w:t>
      </w:r>
    </w:p>
    <w:p w14:paraId="3908BD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Це ~40GB — займе 30-60 хвилин.</w:t>
      </w:r>
    </w:p>
    <w:p w14:paraId="1F49AE2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Зупиніть завантаження — поверніться в перший термінал і натисніть Ctrl+C.</w:t>
      </w:r>
    </w:p>
    <w:p w14:paraId="68AA25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Зупиніть завантаження — поверніться в перший термінал і натисніть Ctrl+C. що нажати на мак бук ?</w:t>
      </w:r>
    </w:p>
    <w:p w14:paraId="6267766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19:43</w:t>
      </w:r>
    </w:p>
    <w:p w14:paraId="363590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На MacBook це те саме:</w:t>
      </w:r>
    </w:p>
    <w:p w14:paraId="3FF564D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 MacBook це те саме:</w:t>
      </w:r>
    </w:p>
    <w:p w14:paraId="442ADDA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Control + C</w:t>
      </w:r>
      <w:r w:rsidRPr="00FE6477">
        <w:rPr>
          <w:rFonts w:ascii="Georgia" w:eastAsia="Times New Roman" w:hAnsi="Georgia" w:cs="Segoe UI"/>
          <w:color w:val="121212"/>
          <w:kern w:val="0"/>
          <w:sz w:val="27"/>
          <w:szCs w:val="27"/>
          <w14:ligatures w14:val="none"/>
        </w:rPr>
        <w:t> (не Command — саме Control)</w:t>
      </w:r>
    </w:p>
    <w:p w14:paraId="3B8737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Натисніть і утримайте </w:t>
      </w:r>
      <w:r w:rsidRPr="00FE6477">
        <w:rPr>
          <w:rFonts w:ascii="Georgia" w:eastAsia="Times New Roman" w:hAnsi="Georgia" w:cs="Segoe UI"/>
          <w:b/>
          <w:bCs/>
          <w:color w:val="121212"/>
          <w:kern w:val="0"/>
          <w:sz w:val="27"/>
          <w:szCs w:val="27"/>
          <w:bdr w:val="single" w:sz="2" w:space="0" w:color="1F1F1E" w:frame="1"/>
          <w14:ligatures w14:val="none"/>
        </w:rPr>
        <w:t>Control</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потім </w:t>
      </w:r>
      <w:r w:rsidRPr="00FE6477">
        <w:rPr>
          <w:rFonts w:ascii="Georgia" w:eastAsia="Times New Roman" w:hAnsi="Georgia" w:cs="Segoe UI"/>
          <w:b/>
          <w:bCs/>
          <w:color w:val="121212"/>
          <w:kern w:val="0"/>
          <w:sz w:val="27"/>
          <w:szCs w:val="27"/>
          <w:bdr w:val="single" w:sz="2" w:space="0" w:color="1F1F1E" w:frame="1"/>
          <w14:ligatures w14:val="none"/>
        </w:rPr>
        <w:t>C</w:t>
      </w:r>
      <w:r w:rsidRPr="00FE6477">
        <w:rPr>
          <w:rFonts w:ascii="Georgia" w:eastAsia="Times New Roman" w:hAnsi="Georgia" w:cs="Segoe UI"/>
          <w:color w:val="121212"/>
          <w:kern w:val="0"/>
          <w:sz w:val="27"/>
          <w:szCs w:val="27"/>
          <w14:ligatures w14:val="none"/>
        </w:rPr>
        <w:t>.</w:t>
      </w:r>
    </w:p>
    <w:p w14:paraId="4D793F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Побачите що процес зупинився і з'явиться рядок </w:t>
      </w:r>
      <w:r w:rsidRPr="00FE6477">
        <w:rPr>
          <w:rFonts w:ascii="Courier New" w:eastAsia="Times New Roman" w:hAnsi="Courier New" w:cs="Courier New"/>
          <w:color w:val="8D2525"/>
          <w:kern w:val="0"/>
          <w:sz w:val="20"/>
          <w:szCs w:val="20"/>
          <w:bdr w:val="single" w:sz="2" w:space="0" w:color="auto" w:frame="1"/>
          <w14:ligatures w14:val="none"/>
        </w:rPr>
        <w:t>(venv) leo@leo:~$</w:t>
      </w:r>
    </w:p>
    <w:p w14:paraId="3F78ED5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^C</w:t>
      </w:r>
    </w:p>
    <w:p w14:paraId="1D3646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leo@leo:~$ ^C leo@leo:~$ ^C leo@leo:~$ ^C leo@leo:~$ ls -lh ~/models/qwen2.5-72b/ total 27G -rw-rw-r-- 1 leo docker 3.3G Apr 30 16:37 qwen2.5-72b-instruct-fp16-00004-of-00042.gguf -rw-rw-r-- 1 leo docker 3.3G Apr 30 16:37 qwen2.5-72b-instruct-fp16-00005-of-00042.gguf -rw-rw-r-- 1 leo docker 3.3G Apr 30 16:39 qwen2.5-72b-instruct-fp16-00006-of-00042.gguf -rw-rw-r-- 1 leo docker 3.3G Apr 30 16:37 qwen2.5-72b-instruct-fp16-00007-of-00042.gguf -rw-rw-r-- 1 leo docker 3.3G Apr 30 16:37 qwen2.5-72b-instruct-fp16-00008-of-00042.gguf -rw-rw-r-- 1 leo docker 3.3G Apr 30 16:42 </w:t>
      </w:r>
      <w:r w:rsidRPr="00FE6477">
        <w:rPr>
          <w:rFonts w:ascii="Segoe UI" w:eastAsia="Times New Roman" w:hAnsi="Segoe UI" w:cs="Segoe UI"/>
          <w:color w:val="121212"/>
          <w:kern w:val="0"/>
          <w:sz w:val="27"/>
          <w:szCs w:val="27"/>
          <w14:ligatures w14:val="none"/>
        </w:rPr>
        <w:lastRenderedPageBreak/>
        <w:t>qwen2.5-72b-instruct-fp16-00009-of-00042.gguf -rw-rw-r-- 1 leo docker 3.3G Apr 30 16:42 qwen2.5-72b-instruct-fp16-00010-of-00042.gguf -rw-rw-r-- 1 leo docker 3.3G Apr 30 16:43 qwen2.5-72b-instruct-fp16-00011-of-00042.gguf leo@leo:~$</w:t>
      </w:r>
    </w:p>
    <w:p w14:paraId="464BB289"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610D13B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19:44</w:t>
      </w:r>
    </w:p>
    <w:p w14:paraId="4DB9A36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 xml:space="preserve">Claude responded: Зупинилось </w:t>
      </w:r>
      <w:r w:rsidRPr="00FE6477">
        <w:rPr>
          <w:rFonts w:ascii="Apple Color Emoji" w:eastAsia="Times New Roman" w:hAnsi="Apple Color Emoji" w:cs="Apple Color Emoji"/>
          <w:b/>
          <w:bCs/>
          <w:color w:val="121212"/>
          <w:kern w:val="0"/>
          <w:sz w:val="36"/>
          <w:szCs w:val="36"/>
          <w14:ligatures w14:val="none"/>
        </w:rPr>
        <w:t>✅</w:t>
      </w:r>
      <w:r w:rsidRPr="00FE6477">
        <w:rPr>
          <w:rFonts w:ascii="Segoe UI" w:eastAsia="Times New Roman" w:hAnsi="Segoe UI" w:cs="Segoe UI"/>
          <w:b/>
          <w:bCs/>
          <w:color w:val="121212"/>
          <w:kern w:val="0"/>
          <w:sz w:val="36"/>
          <w:szCs w:val="36"/>
          <w14:ligatures w14:val="none"/>
        </w:rPr>
        <w:t>.</w:t>
      </w:r>
    </w:p>
    <w:p w14:paraId="65BD828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Зупинилось </w:t>
      </w: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Видалимо непотрібні файли і завантажимо правильну версію:</w:t>
      </w:r>
    </w:p>
    <w:p w14:paraId="32462B8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90168E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rm</w:t>
      </w:r>
      <w:r w:rsidRPr="00FE6477">
        <w:rPr>
          <w:rFonts w:ascii="Courier New" w:eastAsia="Times New Roman" w:hAnsi="Courier New" w:cs="Courier New"/>
          <w:color w:val="14181F"/>
          <w:kern w:val="0"/>
          <w:sz w:val="20"/>
          <w:szCs w:val="20"/>
          <w:bdr w:val="single" w:sz="2" w:space="0" w:color="1F1F1E" w:frame="1"/>
          <w14:ligatures w14:val="none"/>
        </w:rPr>
        <w:t xml:space="preserve"> ~/models/qwen2.5-72b/*.gguf</w:t>
      </w:r>
    </w:p>
    <w:p w14:paraId="56227E5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завантажуємо Q4 версію (~40GB):</w:t>
      </w:r>
    </w:p>
    <w:p w14:paraId="0454FB2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B3438E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hf download bartowski/Qwen2.5-72B-Instruct-GGUF --include </w:t>
      </w:r>
      <w:r w:rsidRPr="00FE6477">
        <w:rPr>
          <w:rFonts w:ascii="Courier New" w:eastAsia="Times New Roman" w:hAnsi="Courier New" w:cs="Courier New"/>
          <w:color w:val="008000"/>
          <w:kern w:val="0"/>
          <w:sz w:val="20"/>
          <w:szCs w:val="20"/>
          <w:bdr w:val="single" w:sz="2" w:space="0" w:color="1F1F1E" w:frame="1"/>
          <w14:ligatures w14:val="none"/>
        </w:rPr>
        <w:t>"Qwen2.5-72B-Instruct-Q4_K_M.gguf"</w:t>
      </w:r>
      <w:r w:rsidRPr="00FE6477">
        <w:rPr>
          <w:rFonts w:ascii="Courier New" w:eastAsia="Times New Roman" w:hAnsi="Courier New" w:cs="Courier New"/>
          <w:color w:val="14181F"/>
          <w:kern w:val="0"/>
          <w:sz w:val="20"/>
          <w:szCs w:val="20"/>
          <w:bdr w:val="single" w:sz="2" w:space="0" w:color="1F1F1E" w:frame="1"/>
          <w14:ligatures w14:val="none"/>
        </w:rPr>
        <w:t xml:space="preserve"> --local-dir ~/models/qwen2.5-72b</w:t>
      </w:r>
    </w:p>
    <w:p w14:paraId="2D77A3B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почнеться завантаження.</w:t>
      </w:r>
    </w:p>
    <w:p w14:paraId="61CFE3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leo@leo:~$ hf download bartowski/Qwen2.</w:t>
      </w:r>
    </w:p>
    <w:p w14:paraId="7F4BAE7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hf download bartowski/Qwen2.5-72B-Instruct-GGUF --include "Qwen2.5-72B-Instruct-Q4_K_M.gguf" --local-dir ~/models/qwen2.5-72b hf: command not found leo@leo:~$</w:t>
      </w:r>
    </w:p>
    <w:p w14:paraId="1571A32A"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19:44</w:t>
      </w:r>
    </w:p>
    <w:p w14:paraId="438D4D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Потрібно активувати venv:</w:t>
      </w:r>
    </w:p>
    <w:p w14:paraId="1ED4169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Потрібно активувати venv:</w:t>
      </w:r>
    </w:p>
    <w:p w14:paraId="4974975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8DFE7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~/venv/bin/activate</w:t>
      </w:r>
    </w:p>
    <w:p w14:paraId="60C24C4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hf download bartowski/Qwen2.5-72B-Instruct-GGUF --include </w:t>
      </w:r>
      <w:r w:rsidRPr="00FE6477">
        <w:rPr>
          <w:rFonts w:ascii="Courier New" w:eastAsia="Times New Roman" w:hAnsi="Courier New" w:cs="Courier New"/>
          <w:color w:val="008000"/>
          <w:kern w:val="0"/>
          <w:sz w:val="20"/>
          <w:szCs w:val="20"/>
          <w:bdr w:val="single" w:sz="2" w:space="0" w:color="1F1F1E" w:frame="1"/>
          <w14:ligatures w14:val="none"/>
        </w:rPr>
        <w:t>"Qwen2.5-72B-Instruct-Q4_K_M.gguf"</w:t>
      </w:r>
      <w:r w:rsidRPr="00FE6477">
        <w:rPr>
          <w:rFonts w:ascii="Courier New" w:eastAsia="Times New Roman" w:hAnsi="Courier New" w:cs="Courier New"/>
          <w:color w:val="14181F"/>
          <w:kern w:val="0"/>
          <w:sz w:val="20"/>
          <w:szCs w:val="20"/>
          <w:bdr w:val="single" w:sz="2" w:space="0" w:color="1F1F1E" w:frame="1"/>
          <w14:ligatures w14:val="none"/>
        </w:rPr>
        <w:t xml:space="preserve"> --local-dir ~/models/qwen2.5-72b</w:t>
      </w:r>
    </w:p>
    <w:p w14:paraId="18F64ED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почнеться завантаження.</w:t>
      </w:r>
    </w:p>
    <w:p w14:paraId="3C3C37C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нарешті пішло</w:t>
      </w:r>
    </w:p>
    <w:p w14:paraId="6D3559D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нарешті пішло</w:t>
      </w:r>
    </w:p>
    <w:p w14:paraId="32C4409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19:45</w:t>
      </w:r>
    </w:p>
    <w:p w14:paraId="2DEE65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Відмінно!</w:t>
      </w:r>
    </w:p>
    <w:p w14:paraId="2DC722B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Відмінно! Це займе 30-60 хвилин (~40GB).</w:t>
      </w:r>
    </w:p>
    <w:p w14:paraId="4B8C50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Поки завантажується — можете залишити термінал і займатись своїми справами.</w:t>
      </w:r>
    </w:p>
    <w:p w14:paraId="60F54B8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Коли завершиться — напишіть, запустимо vLLM і перевіримо чи модель працює на обох GPU.</w:t>
      </w:r>
    </w:p>
    <w:p w14:paraId="3D60025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You said: leo@leo:~$ source ~/venv/bin/activate</w:t>
      </w:r>
    </w:p>
    <w:p w14:paraId="2745A9B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leo@leo:~$ source ~/venv/bin/activate hf download bartowski/Qwen2.5-72B-Instruct-GGUF --include "Qwen2.5-72B-Instruct-Q4_K_M.gguf" --local-dir ~/models/qwen2.5-72b Downloading (incomplete total...): 0%| | 67.3M/47.4G [00:50&lt;5:49:00, 2.26MB/s] Fetching 1 files: 0%| | 0/1 [00:00&lt;?, ?it/s]</w:t>
      </w:r>
    </w:p>
    <w:p w14:paraId="368C34C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19:45</w:t>
      </w:r>
    </w:p>
    <w:p w14:paraId="3BD1C70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5 годин 49 хвилин — це довго.</w:t>
      </w:r>
    </w:p>
    <w:p w14:paraId="79CE3B3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5 годин 49 хвилин — це довго. Швидкість 2.26 MB/s — повільний інтернет.</w:t>
      </w:r>
    </w:p>
    <w:p w14:paraId="77C303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Залиште на ніч — до ранку завантажиться. Термінал не закривайте.</w:t>
      </w:r>
    </w:p>
    <w:p w14:paraId="0F6740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Щоб завантаження не зупинилось якщо закриєте MacBook — запустіть в окремому процесі:</w:t>
      </w:r>
    </w:p>
    <w:p w14:paraId="0731520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A23CEC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Ctrl+C</w:t>
      </w:r>
    </w:p>
    <w:p w14:paraId="1AC056A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w:t>
      </w:r>
    </w:p>
    <w:p w14:paraId="5FC9EF08"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0E3EAF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nohup</w:t>
      </w:r>
      <w:r w:rsidRPr="00FE6477">
        <w:rPr>
          <w:rFonts w:ascii="Courier New" w:eastAsia="Times New Roman" w:hAnsi="Courier New" w:cs="Courier New"/>
          <w:color w:val="14181F"/>
          <w:kern w:val="0"/>
          <w:sz w:val="20"/>
          <w:szCs w:val="20"/>
          <w:bdr w:val="single" w:sz="2" w:space="0" w:color="1F1F1E" w:frame="1"/>
          <w14:ligatures w14:val="none"/>
        </w:rPr>
        <w:t xml:space="preserve"> hf download bartowski/Qwen2.5-72B-Instruct-GGUF --include </w:t>
      </w:r>
      <w:r w:rsidRPr="00FE6477">
        <w:rPr>
          <w:rFonts w:ascii="Courier New" w:eastAsia="Times New Roman" w:hAnsi="Courier New" w:cs="Courier New"/>
          <w:color w:val="008000"/>
          <w:kern w:val="0"/>
          <w:sz w:val="20"/>
          <w:szCs w:val="20"/>
          <w:bdr w:val="single" w:sz="2" w:space="0" w:color="1F1F1E" w:frame="1"/>
          <w14:ligatures w14:val="none"/>
        </w:rPr>
        <w:t>"Qwen2.5-72B-Instruct-Q4_K_M.gguf"</w:t>
      </w:r>
      <w:r w:rsidRPr="00FE6477">
        <w:rPr>
          <w:rFonts w:ascii="Courier New" w:eastAsia="Times New Roman" w:hAnsi="Courier New" w:cs="Courier New"/>
          <w:color w:val="14181F"/>
          <w:kern w:val="0"/>
          <w:sz w:val="20"/>
          <w:szCs w:val="20"/>
          <w:bdr w:val="single" w:sz="2" w:space="0" w:color="1F1F1E" w:frame="1"/>
          <w14:ligatures w14:val="none"/>
        </w:rPr>
        <w:t xml:space="preserve"> --local-dir ~/models/qwen2.5-72b &amp;</w:t>
      </w:r>
    </w:p>
    <w:p w14:paraId="22BAA0A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Тоді можна закрити MacBook — завантаження продовжиться на сервері.</w:t>
      </w:r>
    </w:p>
    <w:p w14:paraId="6CB2487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повільно</w:t>
      </w:r>
    </w:p>
    <w:p w14:paraId="0E91D0C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повільно</w:t>
      </w:r>
    </w:p>
    <w:p w14:paraId="0B0203FC"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19:46</w:t>
      </w:r>
    </w:p>
    <w:p w14:paraId="675F90C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 2 MB/s — повільно.</w:t>
      </w:r>
    </w:p>
    <w:p w14:paraId="5842A9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2 MB/s — повільно. Перевіримо реальну швидкість інтернету сервера:</w:t>
      </w:r>
    </w:p>
    <w:p w14:paraId="105CCB8B"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52F9493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curl</w:t>
      </w:r>
      <w:r w:rsidRPr="00FE6477">
        <w:rPr>
          <w:rFonts w:ascii="Courier New" w:eastAsia="Times New Roman" w:hAnsi="Courier New" w:cs="Courier New"/>
          <w:color w:val="14181F"/>
          <w:kern w:val="0"/>
          <w:sz w:val="20"/>
          <w:szCs w:val="20"/>
          <w:bdr w:val="single" w:sz="2" w:space="0" w:color="1F1F1E" w:frame="1"/>
          <w14:ligatures w14:val="none"/>
        </w:rPr>
        <w:t xml:space="preserve"> -o /dev/null https://speed.hetzner.de/100MB.bin </w:t>
      </w:r>
      <w:r w:rsidRPr="00FE6477">
        <w:rPr>
          <w:rFonts w:ascii="Courier New" w:eastAsia="Times New Roman" w:hAnsi="Courier New" w:cs="Courier New"/>
          <w:b/>
          <w:bCs/>
          <w:color w:val="B80A18"/>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&gt;</w:t>
      </w:r>
      <w:r w:rsidRPr="00FE6477">
        <w:rPr>
          <w:rFonts w:ascii="Courier New" w:eastAsia="Times New Roman" w:hAnsi="Courier New" w:cs="Courier New"/>
          <w:b/>
          <w:bCs/>
          <w:color w:val="B80A18"/>
          <w:kern w:val="0"/>
          <w:sz w:val="20"/>
          <w:szCs w:val="20"/>
          <w:bdr w:val="single" w:sz="2" w:space="0" w:color="1F1F1E" w:frame="1"/>
          <w14:ligatures w14:val="none"/>
        </w:rPr>
        <w:t>&amp;1</w:t>
      </w:r>
      <w:r w:rsidRPr="00FE6477">
        <w:rPr>
          <w:rFonts w:ascii="Courier New" w:eastAsia="Times New Roman" w:hAnsi="Courier New" w:cs="Courier New"/>
          <w:color w:val="14181F"/>
          <w:kern w:val="0"/>
          <w:sz w:val="20"/>
          <w:szCs w:val="20"/>
          <w:bdr w:val="single" w:sz="2" w:space="0" w:color="1F1F1E" w:frame="1"/>
          <w14:ligatures w14:val="none"/>
        </w:rPr>
        <w:t xml:space="preserve"> | </w:t>
      </w:r>
      <w:r w:rsidRPr="00FE6477">
        <w:rPr>
          <w:rFonts w:ascii="Courier New" w:eastAsia="Times New Roman" w:hAnsi="Courier New" w:cs="Courier New"/>
          <w:color w:val="0051C2"/>
          <w:kern w:val="0"/>
          <w:sz w:val="20"/>
          <w:szCs w:val="20"/>
          <w:bdr w:val="single" w:sz="2" w:space="0" w:color="1F1F1E" w:frame="1"/>
          <w14:ligatures w14:val="none"/>
        </w:rPr>
        <w:t>tail</w:t>
      </w:r>
      <w:r w:rsidRPr="00FE6477">
        <w:rPr>
          <w:rFonts w:ascii="Courier New" w:eastAsia="Times New Roman" w:hAnsi="Courier New" w:cs="Courier New"/>
          <w:color w:val="14181F"/>
          <w:kern w:val="0"/>
          <w:sz w:val="20"/>
          <w:szCs w:val="20"/>
          <w:bdr w:val="single" w:sz="2" w:space="0" w:color="1F1F1E" w:frame="1"/>
          <w14:ligatures w14:val="none"/>
        </w:rPr>
        <w:t xml:space="preserve"> -3</w:t>
      </w:r>
    </w:p>
    <w:p w14:paraId="407ACC4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41FA841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hf download bartowski/Qwen2.</w:t>
      </w:r>
    </w:p>
    <w:p w14:paraId="42AA8C8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hf download bartowski/Qwen2.5-72B-Instruct-GGUF --include "Qwen2.5-72B-Instruct-Q4_K_M.gguf" --local-dir ~/models/qwen2.5-72b Downloading (incomplete total...): 8%|</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 3.56G/47.4G [02:14&lt;08:54, 82.0MB/s] Fetching 1 files: 0%|</w:t>
      </w:r>
    </w:p>
    <w:p w14:paraId="23DEAC0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19:47</w:t>
      </w:r>
    </w:p>
    <w:p w14:paraId="307B5CB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82 MB/s — відмінна швидкість!</w:t>
      </w:r>
    </w:p>
    <w:p w14:paraId="07A0CB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82 MB/s — відмінна швидкість! </w:t>
      </w:r>
      <w:r w:rsidRPr="00FE6477">
        <w:rPr>
          <w:rFonts w:ascii="Apple Color Emoji" w:eastAsia="Times New Roman" w:hAnsi="Apple Color Emoji" w:cs="Apple Color Emoji"/>
          <w:color w:val="121212"/>
          <w:kern w:val="0"/>
          <w:sz w:val="27"/>
          <w:szCs w:val="27"/>
          <w14:ligatures w14:val="none"/>
        </w:rPr>
        <w:t>🚀</w:t>
      </w:r>
    </w:p>
    <w:p w14:paraId="3EA01A8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Залишилось ~9 хвилин. Чекайте — скоро завершиться!</w:t>
      </w:r>
    </w:p>
    <w:p w14:paraId="1F266CF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ще також треба скачати модель для кодингу, яку порадиш?</w:t>
      </w:r>
    </w:p>
    <w:p w14:paraId="202ECA8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ще також треба скачати модель для кодингу, яку порадиш?</w:t>
      </w:r>
    </w:p>
    <w:p w14:paraId="3E1C302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19:50</w:t>
      </w:r>
    </w:p>
    <w:p w14:paraId="5A7007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Для кодингу на ваших 48GB VRAM рекомендую:</w:t>
      </w:r>
    </w:p>
    <w:p w14:paraId="16EA458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Для кодингу на ваших 48GB VRAM рекомендую:</w:t>
      </w:r>
    </w:p>
    <w:p w14:paraId="347A5E9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Qwen2.5-Coder-32B</w:t>
      </w:r>
      <w:r w:rsidRPr="00FE6477">
        <w:rPr>
          <w:rFonts w:ascii="Georgia" w:eastAsia="Times New Roman" w:hAnsi="Georgia" w:cs="Segoe UI"/>
          <w:color w:val="121212"/>
          <w:kern w:val="0"/>
          <w:sz w:val="27"/>
          <w:szCs w:val="27"/>
          <w14:ligatures w14:val="none"/>
        </w:rPr>
        <w:t> — найкраща модель для коду зараз:</w:t>
      </w:r>
    </w:p>
    <w:p w14:paraId="558C1EDF" w14:textId="77777777" w:rsidR="00FE6477" w:rsidRPr="00FE6477" w:rsidRDefault="00FE6477" w:rsidP="00FE6477">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Розмір Q4: ~20GB — влізе разом з юридичною моделлю</w:t>
      </w:r>
    </w:p>
    <w:p w14:paraId="7B89448C" w14:textId="77777777" w:rsidR="00FE6477" w:rsidRPr="00FE6477" w:rsidRDefault="00FE6477" w:rsidP="00FE6477">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Підтримує 40+ мов програмування</w:t>
      </w:r>
    </w:p>
    <w:p w14:paraId="5C17B282" w14:textId="77777777" w:rsidR="00FE6477" w:rsidRPr="00FE6477" w:rsidRDefault="00FE6477" w:rsidP="00FE6477">
      <w:pPr>
        <w:numPr>
          <w:ilvl w:val="0"/>
          <w:numId w:val="21"/>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Відмінно розуміє контекст великих проектів</w:t>
      </w:r>
    </w:p>
    <w:p w14:paraId="1428049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Але спочатку завершимо з юридичною моделлю і перевіримо що все працює. Потім завантажимо кодингову.</w:t>
      </w:r>
    </w:p>
    <w:p w14:paraId="5E45B74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Скільки залишилось завантажуватись?</w:t>
      </w:r>
    </w:p>
    <w:p w14:paraId="3394FA2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80%</w:t>
      </w:r>
    </w:p>
    <w:p w14:paraId="754CADE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80%</w:t>
      </w:r>
    </w:p>
    <w:p w14:paraId="19B9A3E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19:50</w:t>
      </w:r>
    </w:p>
    <w:p w14:paraId="01D0EAE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Чудово, ще ~2 хвилини!</w:t>
      </w:r>
    </w:p>
    <w:p w14:paraId="46D02C3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Чудово, ще ~2 хвилини!</w:t>
      </w:r>
    </w:p>
    <w:p w14:paraId="3B3CBF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Поки чекаємо — після завантаження зробимо:</w:t>
      </w:r>
    </w:p>
    <w:p w14:paraId="24785A5D" w14:textId="77777777" w:rsidR="00FE6477" w:rsidRPr="00FE6477" w:rsidRDefault="00FE6477" w:rsidP="00FE6477">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Запустимо vLLM з Qwen2.5-72B</w:t>
      </w:r>
    </w:p>
    <w:p w14:paraId="382F62D3" w14:textId="77777777" w:rsidR="00FE6477" w:rsidRPr="00FE6477" w:rsidRDefault="00FE6477" w:rsidP="00FE6477">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 що обидві GPU працюють</w:t>
      </w:r>
    </w:p>
    <w:p w14:paraId="0CEF059B" w14:textId="77777777" w:rsidR="00FE6477" w:rsidRPr="00FE6477" w:rsidRDefault="00FE6477" w:rsidP="00FE6477">
      <w:pPr>
        <w:numPr>
          <w:ilvl w:val="0"/>
          <w:numId w:val="22"/>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Зробимо тестовий запит українською</w:t>
      </w:r>
    </w:p>
    <w:p w14:paraId="48B6D3B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побачите 100%.</w:t>
      </w:r>
    </w:p>
    <w:p w14:paraId="28E3F29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openclaw можемо поставити?</w:t>
      </w:r>
    </w:p>
    <w:p w14:paraId="4BDF252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openclaw можемо поставити?</w:t>
      </w:r>
    </w:p>
    <w:p w14:paraId="4AA2661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20:00</w:t>
      </w:r>
    </w:p>
    <w:p w14:paraId="5333A7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w:t>
      </w:r>
    </w:p>
    <w:p w14:paraId="7FB71B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w:t>
      </w:r>
      <w:r w:rsidRPr="00FE6477">
        <w:rPr>
          <w:rFonts w:ascii="Georgia" w:eastAsia="Times New Roman" w:hAnsi="Georgia" w:cs="Segoe UI"/>
          <w:b/>
          <w:bCs/>
          <w:color w:val="121212"/>
          <w:kern w:val="0"/>
          <w:sz w:val="27"/>
          <w:szCs w:val="27"/>
          <w:bdr w:val="single" w:sz="2" w:space="0" w:color="1F1F1E" w:frame="1"/>
          <w14:ligatures w14:val="none"/>
        </w:rPr>
        <w:t>OpenClaw</w:t>
      </w:r>
      <w:r w:rsidRPr="00FE6477">
        <w:rPr>
          <w:rFonts w:ascii="Georgia" w:eastAsia="Times New Roman" w:hAnsi="Georgia" w:cs="Segoe UI"/>
          <w:color w:val="121212"/>
          <w:kern w:val="0"/>
          <w:sz w:val="27"/>
          <w:szCs w:val="27"/>
          <w14:ligatures w14:val="none"/>
        </w:rPr>
        <w:t> — гарний вибір для керування агентами через веб-інтерфейс.</w:t>
      </w:r>
    </w:p>
    <w:p w14:paraId="2EB964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Але спочатку завершимо базовий стек:</w:t>
      </w:r>
    </w:p>
    <w:p w14:paraId="19635071" w14:textId="77777777" w:rsidR="00FE6477" w:rsidRPr="00FE6477" w:rsidRDefault="00FE6477" w:rsidP="00FE6477">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lastRenderedPageBreak/>
        <w:t>✅</w:t>
      </w:r>
      <w:r w:rsidRPr="00FE6477">
        <w:rPr>
          <w:rFonts w:ascii="Georgia" w:eastAsia="Times New Roman" w:hAnsi="Georgia" w:cs="Segoe UI"/>
          <w:color w:val="121212"/>
          <w:kern w:val="0"/>
          <w:sz w:val="27"/>
          <w:szCs w:val="27"/>
          <w14:ligatures w14:val="none"/>
        </w:rPr>
        <w:t xml:space="preserve"> vLLM запустити</w:t>
      </w:r>
    </w:p>
    <w:p w14:paraId="1211CA6F" w14:textId="77777777" w:rsidR="00FE6477" w:rsidRPr="00FE6477" w:rsidRDefault="00FE6477" w:rsidP="00FE6477">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Перевірити модель</w:t>
      </w:r>
    </w:p>
    <w:p w14:paraId="4F8FAD76" w14:textId="77777777" w:rsidR="00FE6477" w:rsidRPr="00FE6477" w:rsidRDefault="00FE6477" w:rsidP="00FE6477">
      <w:pPr>
        <w:numPr>
          <w:ilvl w:val="0"/>
          <w:numId w:val="23"/>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OpenClaw</w:t>
      </w:r>
    </w:p>
    <w:p w14:paraId="55FE56F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Завантаження завершилось?</w:t>
      </w:r>
    </w:p>
    <w:p w14:paraId="195C20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ще 40 %</w:t>
      </w:r>
    </w:p>
    <w:p w14:paraId="7E67BE9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ще 40 %</w:t>
      </w:r>
    </w:p>
    <w:p w14:paraId="6D08BF2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20:00</w:t>
      </w:r>
    </w:p>
    <w:p w14:paraId="039998C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Добре, чекаємо.</w:t>
      </w:r>
    </w:p>
    <w:p w14:paraId="3686D5E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Добре, чекаємо.</w:t>
      </w:r>
    </w:p>
    <w:p w14:paraId="6DC8969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До речі — що таке OpenClaw який ви маєте на увазі? Є кілька проектів з схожою назвою. Надішліть посилання якщо є — подивлюсь що це і як інтегрувати з вашим стеком.</w:t>
      </w:r>
    </w:p>
    <w:p w14:paraId="43462E5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https://myclaw.</w:t>
      </w:r>
    </w:p>
    <w:p w14:paraId="766CB9C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hyperlink r:id="rId6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myclaw.ai/?utm_source=ggzhuan&amp;utm_source=google&amp;utm_medium=search&amp;utm_term=openclaw&amp;intent=xxx&amp;gad_source=1&amp;gad_campaignid=23639458965&amp;gbraid=0AAAABCxkYQOpwnSIPa1ms-P-YV2wm1AqX&amp;gclid=CjwKCAjw-8vPBhBbEiwAoA39Ws7mSRNqkw9r2NJbvtwkILS7-SW9uJgjqhGdMnijqQXXk84EhlyVVxoCYQwQAvD_BwE</w:t>
        </w:r>
      </w:hyperlink>
    </w:p>
    <w:p w14:paraId="44214438"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20:01</w:t>
      </w:r>
    </w:p>
    <w:p w14:paraId="4B42E2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Знайшов!</w:t>
      </w:r>
    </w:p>
    <w:p w14:paraId="5FEAA26C" w14:textId="77777777" w:rsidR="00FE6477" w:rsidRPr="00FE6477" w:rsidRDefault="00FE6477" w:rsidP="00FE6477">
      <w:pPr>
        <w:spacing w:after="0" w:line="240" w:lineRule="auto"/>
        <w:rPr>
          <w:rFonts w:ascii="Georgia" w:eastAsia="Times New Roman" w:hAnsi="Georgia" w:cs="Times New Roman"/>
          <w:kern w:val="0"/>
          <w:sz w:val="27"/>
          <w:szCs w:val="27"/>
          <w:bdr w:val="single" w:sz="2" w:space="0" w:color="1F1F1E" w:frame="1"/>
          <w14:ligatures w14:val="none"/>
        </w:rPr>
      </w:pPr>
      <w:r w:rsidRPr="00FE6477">
        <w:rPr>
          <w:rFonts w:ascii="Segoe UI" w:eastAsia="Times New Roman" w:hAnsi="Segoe UI" w:cs="Segoe UI"/>
          <w:color w:val="121212"/>
          <w:kern w:val="0"/>
          <w:sz w:val="27"/>
          <w:szCs w:val="27"/>
          <w:bdr w:val="single" w:sz="2" w:space="0" w:color="1F1F1E" w:frame="1"/>
          <w14:ligatures w14:val="none"/>
        </w:rPr>
        <w:t>Searched the web</w:t>
      </w:r>
    </w:p>
    <w:p w14:paraId="4765E22D"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Georgia" w:eastAsia="Times New Roman" w:hAnsi="Georgia" w:cs="Segoe UI"/>
          <w:color w:val="121212"/>
          <w:kern w:val="0"/>
          <w:sz w:val="27"/>
          <w:szCs w:val="27"/>
          <w:bdr w:val="single" w:sz="2" w:space="0" w:color="1F1F1E" w:frame="1"/>
          <w14:ligatures w14:val="none"/>
        </w:rPr>
        <w:t>Searched the web</w:t>
      </w:r>
    </w:p>
    <w:p w14:paraId="2AA2A32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Знайшов! </w:t>
      </w:r>
      <w:r w:rsidRPr="00FE6477">
        <w:rPr>
          <w:rFonts w:ascii="Georgia" w:eastAsia="Times New Roman" w:hAnsi="Georgia" w:cs="Segoe UI"/>
          <w:b/>
          <w:bCs/>
          <w:color w:val="121212"/>
          <w:kern w:val="0"/>
          <w:sz w:val="27"/>
          <w:szCs w:val="27"/>
          <w:bdr w:val="single" w:sz="2" w:space="0" w:color="1F1F1E" w:frame="1"/>
          <w14:ligatures w14:val="none"/>
        </w:rPr>
        <w:t>OpenClaw</w:t>
      </w:r>
      <w:r w:rsidRPr="00FE6477">
        <w:rPr>
          <w:rFonts w:ascii="Georgia" w:eastAsia="Times New Roman" w:hAnsi="Georgia" w:cs="Segoe UI"/>
          <w:color w:val="121212"/>
          <w:kern w:val="0"/>
          <w:sz w:val="27"/>
          <w:szCs w:val="27"/>
          <w14:ligatures w14:val="none"/>
        </w:rPr>
        <w:t> — це безкоштовний open-source автономний AI-агент, який виконує задачі через LLM використовуючи месенджери як інтерфейс. </w:t>
      </w:r>
      <w:hyperlink r:id="rId64" w:tgtFrame="_blank" w:history="1">
        <w:r w:rsidRPr="00FE6477">
          <w:rPr>
            <w:rFonts w:ascii="Segoe UI" w:eastAsia="Times New Roman" w:hAnsi="Segoe UI" w:cs="Segoe UI"/>
            <w:color w:val="373734"/>
            <w:kern w:val="0"/>
            <w:sz w:val="27"/>
            <w:szCs w:val="27"/>
            <w:bdr w:val="single" w:sz="2" w:space="0" w:color="1F1F1E" w:frame="1"/>
            <w:shd w:val="clear" w:color="auto" w:fill="F4F4F1"/>
            <w14:ligatures w14:val="none"/>
          </w:rPr>
          <w:t>Yahoo Finance</w:t>
        </w:r>
      </w:hyperlink>
    </w:p>
    <w:p w14:paraId="3C58E71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Підтримує WhatsApp, Telegram, Slack, Discord, Signal, iMessage та багато інших каналів. </w:t>
      </w:r>
      <w:hyperlink r:id="rId65" w:tgtFrame="_blank" w:history="1">
        <w:r w:rsidRPr="00FE6477">
          <w:rPr>
            <w:rFonts w:ascii="Segoe UI" w:eastAsia="Times New Roman" w:hAnsi="Segoe UI" w:cs="Segoe UI"/>
            <w:color w:val="373734"/>
            <w:kern w:val="0"/>
            <w:sz w:val="27"/>
            <w:szCs w:val="27"/>
            <w:bdr w:val="single" w:sz="2" w:space="0" w:color="1F1F1E" w:frame="1"/>
            <w:shd w:val="clear" w:color="auto" w:fill="F4F4F1"/>
            <w14:ligatures w14:val="none"/>
          </w:rPr>
          <w:t>MyClaw</w:t>
        </w:r>
      </w:hyperlink>
    </w:p>
    <w:p w14:paraId="39A6C0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Для вашого сервера це ідеально:</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6"/>
        <w:gridCol w:w="5484"/>
      </w:tblGrid>
      <w:tr w:rsidR="00FE6477" w:rsidRPr="00FE6477" w14:paraId="452BA33F"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D353DC8"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Компонент</w:t>
            </w:r>
          </w:p>
        </w:tc>
        <w:tc>
          <w:tcPr>
            <w:tcW w:w="0" w:type="auto"/>
            <w:tcBorders>
              <w:top w:val="single" w:sz="2" w:space="0" w:color="auto"/>
              <w:left w:val="single" w:sz="2" w:space="0" w:color="auto"/>
              <w:bottom w:val="single" w:sz="2" w:space="0" w:color="auto"/>
              <w:right w:val="single" w:sz="2" w:space="0" w:color="auto"/>
            </w:tcBorders>
            <w:hideMark/>
          </w:tcPr>
          <w:p w14:paraId="0E8FFEB8" w14:textId="77777777" w:rsidR="00FE6477" w:rsidRPr="00FE6477" w:rsidRDefault="00FE6477" w:rsidP="00FE6477">
            <w:pPr>
              <w:spacing w:after="0" w:line="240" w:lineRule="auto"/>
              <w:jc w:val="center"/>
              <w:rPr>
                <w:rFonts w:ascii="Times New Roman" w:eastAsia="Times New Roman" w:hAnsi="Times New Roman" w:cs="Times New Roman"/>
                <w:b/>
                <w:bCs/>
                <w:color w:val="121212"/>
                <w:kern w:val="0"/>
                <w14:ligatures w14:val="none"/>
              </w:rPr>
            </w:pPr>
            <w:r w:rsidRPr="00FE6477">
              <w:rPr>
                <w:rFonts w:ascii="Times New Roman" w:eastAsia="Times New Roman" w:hAnsi="Times New Roman" w:cs="Times New Roman"/>
                <w:b/>
                <w:bCs/>
                <w:color w:val="121212"/>
                <w:kern w:val="0"/>
                <w14:ligatures w14:val="none"/>
              </w:rPr>
              <w:t>Роль</w:t>
            </w:r>
          </w:p>
        </w:tc>
      </w:tr>
      <w:tr w:rsidR="00FE6477" w:rsidRPr="00FE6477" w14:paraId="2674E740" w14:textId="77777777">
        <w:tc>
          <w:tcPr>
            <w:tcW w:w="0" w:type="auto"/>
            <w:tcBorders>
              <w:top w:val="single" w:sz="2" w:space="0" w:color="auto"/>
              <w:left w:val="single" w:sz="2" w:space="0" w:color="auto"/>
              <w:bottom w:val="single" w:sz="2" w:space="0" w:color="auto"/>
              <w:right w:val="single" w:sz="2" w:space="0" w:color="auto"/>
            </w:tcBorders>
            <w:hideMark/>
          </w:tcPr>
          <w:p w14:paraId="36228FE3"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OpenClaw</w:t>
            </w:r>
          </w:p>
        </w:tc>
        <w:tc>
          <w:tcPr>
            <w:tcW w:w="0" w:type="auto"/>
            <w:tcBorders>
              <w:top w:val="single" w:sz="2" w:space="0" w:color="auto"/>
              <w:left w:val="single" w:sz="2" w:space="0" w:color="auto"/>
              <w:bottom w:val="single" w:sz="2" w:space="0" w:color="auto"/>
              <w:right w:val="single" w:sz="2" w:space="0" w:color="auto"/>
            </w:tcBorders>
            <w:hideMark/>
          </w:tcPr>
          <w:p w14:paraId="66F6D5CC"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Агент — приймає команди через Telegram/WhatsApp</w:t>
            </w:r>
          </w:p>
        </w:tc>
      </w:tr>
      <w:tr w:rsidR="00FE6477" w:rsidRPr="00FE6477" w14:paraId="2C7E0B85" w14:textId="77777777">
        <w:tc>
          <w:tcPr>
            <w:tcW w:w="0" w:type="auto"/>
            <w:tcBorders>
              <w:top w:val="single" w:sz="2" w:space="0" w:color="auto"/>
              <w:left w:val="single" w:sz="2" w:space="0" w:color="auto"/>
              <w:bottom w:val="single" w:sz="2" w:space="0" w:color="auto"/>
              <w:right w:val="single" w:sz="2" w:space="0" w:color="auto"/>
            </w:tcBorders>
            <w:hideMark/>
          </w:tcPr>
          <w:p w14:paraId="6DD84A8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Claude API</w:t>
            </w:r>
          </w:p>
        </w:tc>
        <w:tc>
          <w:tcPr>
            <w:tcW w:w="0" w:type="auto"/>
            <w:tcBorders>
              <w:top w:val="single" w:sz="2" w:space="0" w:color="auto"/>
              <w:left w:val="single" w:sz="2" w:space="0" w:color="auto"/>
              <w:bottom w:val="single" w:sz="2" w:space="0" w:color="auto"/>
              <w:right w:val="single" w:sz="2" w:space="0" w:color="auto"/>
            </w:tcBorders>
            <w:hideMark/>
          </w:tcPr>
          <w:p w14:paraId="1DB10E4B"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Мозок агента</w:t>
            </w:r>
          </w:p>
        </w:tc>
      </w:tr>
      <w:tr w:rsidR="00FE6477" w:rsidRPr="00FE6477" w14:paraId="3372F244" w14:textId="77777777">
        <w:tc>
          <w:tcPr>
            <w:tcW w:w="0" w:type="auto"/>
            <w:tcBorders>
              <w:top w:val="single" w:sz="2" w:space="0" w:color="auto"/>
              <w:left w:val="single" w:sz="2" w:space="0" w:color="auto"/>
              <w:bottom w:val="single" w:sz="2" w:space="0" w:color="auto"/>
              <w:right w:val="single" w:sz="2" w:space="0" w:color="auto"/>
            </w:tcBorders>
            <w:hideMark/>
          </w:tcPr>
          <w:p w14:paraId="7A8CB099"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Qdrant</w:t>
            </w:r>
          </w:p>
        </w:tc>
        <w:tc>
          <w:tcPr>
            <w:tcW w:w="0" w:type="auto"/>
            <w:tcBorders>
              <w:top w:val="single" w:sz="2" w:space="0" w:color="auto"/>
              <w:left w:val="single" w:sz="2" w:space="0" w:color="auto"/>
              <w:bottom w:val="single" w:sz="2" w:space="0" w:color="auto"/>
              <w:right w:val="single" w:sz="2" w:space="0" w:color="auto"/>
            </w:tcBorders>
            <w:hideMark/>
          </w:tcPr>
          <w:p w14:paraId="025FE222"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База знань (500 справ)</w:t>
            </w:r>
          </w:p>
        </w:tc>
      </w:tr>
      <w:tr w:rsidR="00FE6477" w:rsidRPr="00FE6477" w14:paraId="1FA3D2B3" w14:textId="77777777">
        <w:tc>
          <w:tcPr>
            <w:tcW w:w="0" w:type="auto"/>
            <w:tcBorders>
              <w:top w:val="single" w:sz="2" w:space="0" w:color="auto"/>
              <w:left w:val="single" w:sz="2" w:space="0" w:color="auto"/>
              <w:bottom w:val="single" w:sz="2" w:space="0" w:color="auto"/>
              <w:right w:val="single" w:sz="2" w:space="0" w:color="auto"/>
            </w:tcBorders>
            <w:hideMark/>
          </w:tcPr>
          <w:p w14:paraId="5BC4F238"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vLLM + Qwen</w:t>
            </w:r>
          </w:p>
        </w:tc>
        <w:tc>
          <w:tcPr>
            <w:tcW w:w="0" w:type="auto"/>
            <w:tcBorders>
              <w:top w:val="single" w:sz="2" w:space="0" w:color="auto"/>
              <w:left w:val="single" w:sz="2" w:space="0" w:color="auto"/>
              <w:bottom w:val="single" w:sz="2" w:space="0" w:color="auto"/>
              <w:right w:val="single" w:sz="2" w:space="0" w:color="auto"/>
            </w:tcBorders>
            <w:hideMark/>
          </w:tcPr>
          <w:p w14:paraId="2D8D452E"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r w:rsidRPr="00FE6477">
              <w:rPr>
                <w:rFonts w:ascii="Times New Roman" w:eastAsia="Times New Roman" w:hAnsi="Times New Roman" w:cs="Times New Roman"/>
                <w:kern w:val="0"/>
                <w14:ligatures w14:val="none"/>
              </w:rPr>
              <w:t>Локальна обробка документів</w:t>
            </w:r>
          </w:p>
        </w:tc>
      </w:tr>
    </w:tbl>
    <w:p w14:paraId="6AD6E07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OpenClaw працює з Claude, ChatGPT, Gemini та іншими моделями — підключаєте Claude API і агент думає через Claude. </w:t>
      </w:r>
      <w:hyperlink r:id="rId66" w:tgtFrame="_blank" w:history="1">
        <w:r w:rsidRPr="00FE6477">
          <w:rPr>
            <w:rFonts w:ascii="Segoe UI" w:eastAsia="Times New Roman" w:hAnsi="Segoe UI" w:cs="Segoe UI"/>
            <w:color w:val="373734"/>
            <w:kern w:val="0"/>
            <w:sz w:val="27"/>
            <w:szCs w:val="27"/>
            <w:bdr w:val="single" w:sz="2" w:space="0" w:color="1F1F1E" w:frame="1"/>
            <w:shd w:val="clear" w:color="auto" w:fill="F4F4F1"/>
            <w14:ligatures w14:val="none"/>
          </w:rPr>
          <w:t>Openclaw</w:t>
        </w:r>
      </w:hyperlink>
    </w:p>
    <w:p w14:paraId="506DFAF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Тобто зможете писати агенту в </w:t>
      </w:r>
      <w:r w:rsidRPr="00FE6477">
        <w:rPr>
          <w:rFonts w:ascii="Georgia" w:eastAsia="Times New Roman" w:hAnsi="Georgia" w:cs="Segoe UI"/>
          <w:b/>
          <w:bCs/>
          <w:color w:val="121212"/>
          <w:kern w:val="0"/>
          <w:sz w:val="27"/>
          <w:szCs w:val="27"/>
          <w:bdr w:val="single" w:sz="2" w:space="0" w:color="1F1F1E" w:frame="1"/>
          <w14:ligatures w14:val="none"/>
        </w:rPr>
        <w:t>Telegram</w:t>
      </w:r>
      <w:r w:rsidRPr="00FE6477">
        <w:rPr>
          <w:rFonts w:ascii="Georgia" w:eastAsia="Times New Roman" w:hAnsi="Georgia" w:cs="Segoe UI"/>
          <w:color w:val="121212"/>
          <w:kern w:val="0"/>
          <w:sz w:val="27"/>
          <w:szCs w:val="27"/>
          <w14:ligatures w14:val="none"/>
        </w:rPr>
        <w:t> — він аналізує справи, готує документи і відповідає вам!</w:t>
      </w:r>
    </w:p>
    <w:p w14:paraId="264299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Завантаження моделі завершилось?</w:t>
      </w:r>
    </w:p>
    <w:p w14:paraId="6418B12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Qwen2.</w:t>
      </w:r>
    </w:p>
    <w:p w14:paraId="22520A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outlineLvl w:val="2"/>
        <w:rPr>
          <w:rFonts w:ascii="Segoe UI" w:eastAsia="Times New Roman" w:hAnsi="Segoe UI" w:cs="Segoe UI"/>
          <w:b/>
          <w:bCs/>
          <w:color w:val="121212"/>
          <w:kern w:val="0"/>
          <w:sz w:val="18"/>
          <w:szCs w:val="18"/>
          <w14:ligatures w14:val="none"/>
        </w:rPr>
      </w:pPr>
      <w:r w:rsidRPr="00FE6477">
        <w:rPr>
          <w:rFonts w:ascii="Segoe UI" w:eastAsia="Times New Roman" w:hAnsi="Segoe UI" w:cs="Segoe UI"/>
          <w:b/>
          <w:bCs/>
          <w:color w:val="121212"/>
          <w:kern w:val="0"/>
          <w:sz w:val="18"/>
          <w:szCs w:val="18"/>
          <w14:ligatures w14:val="none"/>
        </w:rPr>
        <w:t>excerpt_from_previous_claude_message.txt</w:t>
      </w:r>
    </w:p>
    <w:p w14:paraId="4069B3B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Segoe UI" w:eastAsia="Times New Roman" w:hAnsi="Segoe UI" w:cs="Segoe UI"/>
          <w:color w:val="7B7974"/>
          <w:kern w:val="0"/>
          <w:sz w:val="15"/>
          <w:szCs w:val="15"/>
          <w14:ligatures w14:val="none"/>
        </w:rPr>
      </w:pPr>
      <w:r w:rsidRPr="00FE6477">
        <w:rPr>
          <w:rFonts w:ascii="Segoe UI" w:eastAsia="Times New Roman" w:hAnsi="Segoe UI" w:cs="Segoe UI"/>
          <w:color w:val="7B7974"/>
          <w:kern w:val="0"/>
          <w:sz w:val="15"/>
          <w:szCs w:val="15"/>
          <w14:ligatures w14:val="none"/>
        </w:rPr>
        <w:t>1 line</w:t>
      </w:r>
    </w:p>
    <w:p w14:paraId="321FED1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txt</w:t>
      </w:r>
    </w:p>
    <w:p w14:paraId="0DD83A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Qwen2.5-72B ?</w:t>
      </w:r>
    </w:p>
    <w:p w14:paraId="3B49B0A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20:04</w:t>
      </w:r>
    </w:p>
    <w:p w14:paraId="150A89D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w:t>
      </w:r>
    </w:p>
    <w:p w14:paraId="505736D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w:t>
      </w:r>
    </w:p>
    <w:p w14:paraId="3CE02E0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F536E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ls</w:t>
      </w:r>
      <w:r w:rsidRPr="00FE6477">
        <w:rPr>
          <w:rFonts w:ascii="Courier New" w:eastAsia="Times New Roman" w:hAnsi="Courier New" w:cs="Courier New"/>
          <w:color w:val="14181F"/>
          <w:kern w:val="0"/>
          <w:sz w:val="20"/>
          <w:szCs w:val="20"/>
          <w:bdr w:val="single" w:sz="2" w:space="0" w:color="1F1F1E" w:frame="1"/>
          <w14:ligatures w14:val="none"/>
        </w:rPr>
        <w:t xml:space="preserve"> -lh ~/models/qwen2.5-72b/</w:t>
      </w:r>
    </w:p>
    <w:p w14:paraId="3ED381D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532A009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OpenClaw працює з Qwen2.</w:t>
      </w:r>
    </w:p>
    <w:p w14:paraId="0D65334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OpenClaw працює з Qwen2.5-72B ??</w:t>
      </w:r>
    </w:p>
    <w:p w14:paraId="7E6D6B9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20:05</w:t>
      </w:r>
    </w:p>
    <w:p w14:paraId="46C51AD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w:t>
      </w:r>
    </w:p>
    <w:p w14:paraId="12A31FD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OpenClaw працює з будь-якою моделлю через OpenAI-сумісний API.</w:t>
      </w:r>
    </w:p>
    <w:p w14:paraId="1709595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Схема:</w:t>
      </w:r>
    </w:p>
    <w:p w14:paraId="5CB631F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Telegram/WhatsApp → OpenClaw → vLLM (Qwen2.5-72B) → локально</w:t>
      </w:r>
    </w:p>
    <w:p w14:paraId="54A7506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 Claude API → хмара</w:t>
      </w:r>
    </w:p>
    <w:p w14:paraId="31C5704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Можна використовувати обидва варіанти:</w:t>
      </w:r>
    </w:p>
    <w:p w14:paraId="7E71A909" w14:textId="77777777" w:rsidR="00FE6477" w:rsidRPr="00FE6477" w:rsidRDefault="00FE6477" w:rsidP="00FE6477">
      <w:pPr>
        <w:numPr>
          <w:ilvl w:val="0"/>
          <w:numId w:val="2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Qwen2.5-72B локально</w:t>
      </w:r>
      <w:r w:rsidRPr="00FE6477">
        <w:rPr>
          <w:rFonts w:ascii="Georgia" w:eastAsia="Times New Roman" w:hAnsi="Georgia" w:cs="Segoe UI"/>
          <w:color w:val="121212"/>
          <w:kern w:val="0"/>
          <w:sz w:val="27"/>
          <w:szCs w:val="27"/>
          <w14:ligatures w14:val="none"/>
        </w:rPr>
        <w:t> — для роботи з документами (приватно, безкоштовно)</w:t>
      </w:r>
    </w:p>
    <w:p w14:paraId="696EBC86" w14:textId="77777777" w:rsidR="00FE6477" w:rsidRPr="00FE6477" w:rsidRDefault="00FE6477" w:rsidP="00FE6477">
      <w:pPr>
        <w:numPr>
          <w:ilvl w:val="0"/>
          <w:numId w:val="24"/>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Claude API</w:t>
      </w:r>
      <w:r w:rsidRPr="00FE6477">
        <w:rPr>
          <w:rFonts w:ascii="Georgia" w:eastAsia="Times New Roman" w:hAnsi="Georgia" w:cs="Segoe UI"/>
          <w:color w:val="121212"/>
          <w:kern w:val="0"/>
          <w:sz w:val="27"/>
          <w:szCs w:val="27"/>
          <w14:ligatures w14:val="none"/>
        </w:rPr>
        <w:t> — для складного аналізу (краща якість)</w:t>
      </w:r>
    </w:p>
    <w:p w14:paraId="58433D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Завантаження моделі завершилось?</w:t>
      </w:r>
    </w:p>
    <w:p w14:paraId="268A8D9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як мені завантажити справи з ondrive на сервер ?</w:t>
      </w:r>
    </w:p>
    <w:p w14:paraId="2C66C09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як мені завантажити справи з ondrive на сервер ?</w:t>
      </w:r>
    </w:p>
    <w:p w14:paraId="7CF6EF1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20:06</w:t>
      </w:r>
    </w:p>
    <w:p w14:paraId="283F32D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Є кілька способів:</w:t>
      </w:r>
    </w:p>
    <w:p w14:paraId="1B8DB10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Є кілька способів:</w:t>
      </w:r>
    </w:p>
    <w:p w14:paraId="25CD345C"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pict w14:anchorId="5F9ED9D3">
          <v:rect id="_x0000_i1094" style="width:0;height:0" o:hralign="center" o:hrstd="t" o:hr="t" fillcolor="#a0a0a0" stroked="f"/>
        </w:pict>
      </w:r>
    </w:p>
    <w:p w14:paraId="4C5E669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Варіант 1 — rclone (рекомендую)</w:t>
      </w:r>
    </w:p>
    <w:p w14:paraId="5C929F6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FF9DF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Встановлення</w:t>
      </w:r>
    </w:p>
    <w:p w14:paraId="2FF29F8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rclone</w:t>
      </w:r>
    </w:p>
    <w:p w14:paraId="09DDE4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p>
    <w:p w14:paraId="20946ED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Налаштування OneDrive</w:t>
      </w:r>
    </w:p>
    <w:p w14:paraId="796C6A7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rclone config</w:t>
      </w:r>
    </w:p>
    <w:p w14:paraId="4F3C706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Далі інтерактивний wizard:</w:t>
      </w:r>
    </w:p>
    <w:p w14:paraId="5CB1FDB5" w14:textId="77777777" w:rsidR="00FE6477" w:rsidRPr="00FE6477" w:rsidRDefault="00FE6477" w:rsidP="00FE6477">
      <w:pPr>
        <w:numPr>
          <w:ilvl w:val="0"/>
          <w:numId w:val="2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Courier New" w:eastAsia="Times New Roman" w:hAnsi="Courier New" w:cs="Courier New"/>
          <w:color w:val="8D2525"/>
          <w:kern w:val="0"/>
          <w:sz w:val="20"/>
          <w:szCs w:val="20"/>
          <w:bdr w:val="single" w:sz="2" w:space="0" w:color="auto" w:frame="1"/>
          <w14:ligatures w14:val="none"/>
        </w:rPr>
        <w:t>n</w:t>
      </w:r>
      <w:r w:rsidRPr="00FE6477">
        <w:rPr>
          <w:rFonts w:ascii="Georgia" w:eastAsia="Times New Roman" w:hAnsi="Georgia" w:cs="Segoe UI"/>
          <w:color w:val="121212"/>
          <w:kern w:val="0"/>
          <w:sz w:val="27"/>
          <w:szCs w:val="27"/>
          <w14:ligatures w14:val="none"/>
        </w:rPr>
        <w:t>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нове підключення</w:t>
      </w:r>
    </w:p>
    <w:p w14:paraId="335EE91D" w14:textId="77777777" w:rsidR="00FE6477" w:rsidRPr="00FE6477" w:rsidRDefault="00FE6477" w:rsidP="00FE6477">
      <w:pPr>
        <w:numPr>
          <w:ilvl w:val="0"/>
          <w:numId w:val="2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Name: </w:t>
      </w:r>
      <w:r w:rsidRPr="00FE6477">
        <w:rPr>
          <w:rFonts w:ascii="Courier New" w:eastAsia="Times New Roman" w:hAnsi="Courier New" w:cs="Courier New"/>
          <w:color w:val="8D2525"/>
          <w:kern w:val="0"/>
          <w:sz w:val="20"/>
          <w:szCs w:val="20"/>
          <w:bdr w:val="single" w:sz="2" w:space="0" w:color="auto" w:frame="1"/>
          <w14:ligatures w14:val="none"/>
        </w:rPr>
        <w:t>onedrive</w:t>
      </w:r>
    </w:p>
    <w:p w14:paraId="5B21C7A3" w14:textId="77777777" w:rsidR="00FE6477" w:rsidRPr="00FE6477" w:rsidRDefault="00FE6477" w:rsidP="00FE6477">
      <w:pPr>
        <w:numPr>
          <w:ilvl w:val="0"/>
          <w:numId w:val="2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Storage: вибрати </w:t>
      </w:r>
      <w:r w:rsidRPr="00FE6477">
        <w:rPr>
          <w:rFonts w:ascii="Courier New" w:eastAsia="Times New Roman" w:hAnsi="Courier New" w:cs="Courier New"/>
          <w:color w:val="8D2525"/>
          <w:kern w:val="0"/>
          <w:sz w:val="20"/>
          <w:szCs w:val="20"/>
          <w:bdr w:val="single" w:sz="2" w:space="0" w:color="auto" w:frame="1"/>
          <w14:ligatures w14:val="none"/>
        </w:rPr>
        <w:t>Microsoft OneDrive</w:t>
      </w:r>
      <w:r w:rsidRPr="00FE6477">
        <w:rPr>
          <w:rFonts w:ascii="Georgia" w:eastAsia="Times New Roman" w:hAnsi="Georgia" w:cs="Segoe UI"/>
          <w:color w:val="121212"/>
          <w:kern w:val="0"/>
          <w:sz w:val="27"/>
          <w:szCs w:val="27"/>
          <w14:ligatures w14:val="none"/>
        </w:rPr>
        <w:t> (номер)</w:t>
      </w:r>
    </w:p>
    <w:p w14:paraId="39F4AAB5" w14:textId="77777777" w:rsidR="00FE6477" w:rsidRPr="00FE6477" w:rsidRDefault="00FE6477" w:rsidP="00FE6477">
      <w:pPr>
        <w:numPr>
          <w:ilvl w:val="0"/>
          <w:numId w:val="2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Далі Enter до браузерної авторизації</w:t>
      </w:r>
    </w:p>
    <w:p w14:paraId="7A45AA35" w14:textId="77777777" w:rsidR="00FE6477" w:rsidRPr="00FE6477" w:rsidRDefault="00FE6477" w:rsidP="00FE6477">
      <w:pPr>
        <w:numPr>
          <w:ilvl w:val="0"/>
          <w:numId w:val="25"/>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Відкрити посилання на MacBook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увійти в Microsoft акаунт</w:t>
      </w:r>
    </w:p>
    <w:p w14:paraId="5D9FA5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налаштування:</w:t>
      </w:r>
    </w:p>
    <w:p w14:paraId="50AC1895"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537F68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Скопіювати папку зі справами на сервер</w:t>
      </w:r>
    </w:p>
    <w:p w14:paraId="7EF9702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rclone copy onedrive:/Справи ~/cases/ --progress</w:t>
      </w:r>
    </w:p>
    <w:p w14:paraId="42519E81"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6C176B4F">
          <v:rect id="_x0000_i1095" style="width:0;height:0" o:hralign="center" o:hrstd="t" o:hr="t" fillcolor="#a0a0a0" stroked="f"/>
        </w:pict>
      </w:r>
    </w:p>
    <w:p w14:paraId="503A96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Варіант 2 — через MacBook</w:t>
      </w:r>
    </w:p>
    <w:p w14:paraId="72A10C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 MacBook завантажити папку з OneDrive, потім передати на сервер:</w:t>
      </w:r>
    </w:p>
    <w:p w14:paraId="2768780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DD1073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scp</w:t>
      </w:r>
      <w:r w:rsidRPr="00FE6477">
        <w:rPr>
          <w:rFonts w:ascii="Courier New" w:eastAsia="Times New Roman" w:hAnsi="Courier New" w:cs="Courier New"/>
          <w:color w:val="14181F"/>
          <w:kern w:val="0"/>
          <w:sz w:val="20"/>
          <w:szCs w:val="20"/>
          <w:bdr w:val="single" w:sz="2" w:space="0" w:color="1F1F1E" w:frame="1"/>
          <w14:ligatures w14:val="none"/>
        </w:rPr>
        <w:t xml:space="preserve"> -r ~/Downloads/Справи leo@192.168.50.105:~/cases/</w:t>
      </w:r>
    </w:p>
    <w:p w14:paraId="070FD4E8"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597CB8F9">
          <v:rect id="_x0000_i1096" style="width:0;height:0" o:hralign="center" o:hrstd="t" o:hr="t" fillcolor="#a0a0a0" stroked="f"/>
        </w:pict>
      </w:r>
    </w:p>
    <w:p w14:paraId="056773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100" w:afterAutospacing="1" w:line="240" w:lineRule="auto"/>
        <w:outlineLvl w:val="2"/>
        <w:rPr>
          <w:rFonts w:ascii="Georgia" w:eastAsia="Times New Roman" w:hAnsi="Georgia" w:cs="Segoe UI"/>
          <w:b/>
          <w:bCs/>
          <w:color w:val="121212"/>
          <w:kern w:val="0"/>
          <w:sz w:val="27"/>
          <w:szCs w:val="27"/>
          <w14:ligatures w14:val="none"/>
        </w:rPr>
      </w:pPr>
      <w:r w:rsidRPr="00FE6477">
        <w:rPr>
          <w:rFonts w:ascii="Georgia" w:eastAsia="Times New Roman" w:hAnsi="Georgia" w:cs="Segoe UI"/>
          <w:b/>
          <w:bCs/>
          <w:color w:val="121212"/>
          <w:kern w:val="0"/>
          <w:sz w:val="27"/>
          <w:szCs w:val="27"/>
          <w14:ligatures w14:val="none"/>
        </w:rPr>
        <w:t>Варіант 3 — OneDrive CLI</w:t>
      </w:r>
    </w:p>
    <w:p w14:paraId="6CCD211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47C46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onedrive-sdk-python</w:t>
      </w:r>
    </w:p>
    <w:p w14:paraId="7E966090" w14:textId="77777777" w:rsidR="00FE6477" w:rsidRPr="00FE6477" w:rsidRDefault="00FE6477" w:rsidP="00FE6477">
      <w:pP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pict w14:anchorId="20D10B4A">
          <v:rect id="_x0000_i1097" style="width:0;height:0" o:hralign="center" o:hrstd="t" o:hr="t" fillcolor="#a0a0a0" stroked="f"/>
        </w:pict>
      </w:r>
    </w:p>
    <w:p w14:paraId="6A036A1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Рекомендую Варіант 1</w:t>
      </w:r>
      <w:r w:rsidRPr="00FE6477">
        <w:rPr>
          <w:rFonts w:ascii="Georgia" w:eastAsia="Times New Roman" w:hAnsi="Georgia" w:cs="Segoe UI"/>
          <w:color w:val="121212"/>
          <w:kern w:val="0"/>
          <w:sz w:val="27"/>
          <w:szCs w:val="27"/>
          <w14:ligatures w14:val="none"/>
        </w:rPr>
        <w:t> — rclone найпростіший і надійний.</w:t>
      </w:r>
    </w:p>
    <w:p w14:paraId="200A2F9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Але спочатку — завантаження Qwen2.5-72B завершилось?</w:t>
      </w:r>
    </w:p>
    <w:p w14:paraId="41D0FDB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завантажилось</w:t>
      </w:r>
    </w:p>
    <w:p w14:paraId="09A215F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завантажилось</w:t>
      </w:r>
    </w:p>
    <w:p w14:paraId="2A329A2D"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20:10</w:t>
      </w:r>
    </w:p>
    <w:p w14:paraId="72516F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w:t>
      </w:r>
    </w:p>
    <w:p w14:paraId="392453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w:t>
      </w:r>
    </w:p>
    <w:p w14:paraId="41AA93E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7F9A58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ls</w:t>
      </w:r>
      <w:r w:rsidRPr="00FE6477">
        <w:rPr>
          <w:rFonts w:ascii="Courier New" w:eastAsia="Times New Roman" w:hAnsi="Courier New" w:cs="Courier New"/>
          <w:color w:val="14181F"/>
          <w:kern w:val="0"/>
          <w:sz w:val="20"/>
          <w:szCs w:val="20"/>
          <w:bdr w:val="single" w:sz="2" w:space="0" w:color="1F1F1E" w:frame="1"/>
          <w14:ligatures w14:val="none"/>
        </w:rPr>
        <w:t xml:space="preserve"> -lh ~/models/qwen2.5-72b/</w:t>
      </w:r>
    </w:p>
    <w:p w14:paraId="4F50930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Що показує?</w:t>
      </w:r>
    </w:p>
    <w:p w14:paraId="61260D1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total 91G</w:t>
      </w:r>
    </w:p>
    <w:p w14:paraId="0BD24F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total 91G -rw-rw-r-- 1 leo docker 3.3G Apr 30 17:00 qwen2.5-72b-instruct-fp16-00003-of-00042.gguf -rw-rw-r-- 1 leo docker 3.3G Apr 30 16:44 qwen2.5-72b-instruct-fp16-00013-of-00042.gguf -rw-rw-r-- 1 leo docker 3.3G Apr 30 16:47 qwen2.5-72b-instruct-fp16-00014-of-00042.gguf -rw-rw-r-- 1 leo docker 3.3G Apr 30 16:50 qwen2.5-72b-instruct-fp16-00015-of-00042.gguf -rw-rw-r-- 1 leo docker 3.3G Apr 30 16:47 qwen2.5-72b-instruct-fp16-00016-of-00042.gguf -rw-rw-r-- 1 leo docker 3.3G Apr 30 16:51 qwen2.5-72b-instruct-fp16-00017-of-00042.gguf -rw-rw-r-- 1 leo docker 3.3G Apr 30 16:54 qwen2.5-72b-instruct-fp16-00018-of-00042.gguf -rw-rw-r-- 1 leo docker 3.3G Apr 30 16:58 qwen2.5-72b-instruct-fp16-00019-of-00042.gguf -rw-rw-r-- 1 leo docker 3.3G Apr 30 17:00 qwen2.5-72b-instruct-fp16-00020-of-00042.gguf -rw-rw-r-- 1 leo docker 3.3G Apr 30 17:00 qwen2.5-72b-instruct-fp16-00021-of-00042.gguf -rw-rw-r-- 1 leo docker 3.3G Apr 30 17:04 qwen2.5-72b-instruct-fp16-00022-of-00042.gguf -rw-rw-r-- 1 leo docker 3.3G Apr 30 17:03 qwen2.5-72b-instruct-fp16-00023-of-00042.gguf -rw-rw-r-- 1 leo docker 3.3G Apr 30 17:08 qwen2.5-72b-instruct-fp16-00024-of-00042.gguf -rw-rw-r-- 1 leo docker 3.3G Apr 30 17:09 qwen2.5-72b-instruct-fp16-00025-of-00042.gguf -rw-rw-r-- 1 leo leo 45G Apr 30 17:09 Qwen2.5-72B-Instruct-Q4_K_M.gguf (venv) leo@leo:~$</w:t>
      </w:r>
    </w:p>
    <w:p w14:paraId="1E3A2707"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37F8056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20:10</w:t>
      </w:r>
    </w:p>
    <w:p w14:paraId="40F3C2F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Є обидва файли!</w:t>
      </w:r>
    </w:p>
    <w:p w14:paraId="628B5E5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Є обидва файли! Але нам потрібна тільки Q4 версія (45GB) — вона вже є </w:t>
      </w:r>
      <w:r w:rsidRPr="00FE6477">
        <w:rPr>
          <w:rFonts w:ascii="Apple Color Emoji" w:eastAsia="Times New Roman" w:hAnsi="Apple Color Emoji" w:cs="Apple Color Emoji"/>
          <w:color w:val="121212"/>
          <w:kern w:val="0"/>
          <w:sz w:val="27"/>
          <w:szCs w:val="27"/>
          <w14:ligatures w14:val="none"/>
        </w:rPr>
        <w:t>✅</w:t>
      </w:r>
    </w:p>
    <w:p w14:paraId="17AE02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Видалимо непотрібні fp16 файли (91GB зайвого місця):</w:t>
      </w:r>
    </w:p>
    <w:p w14:paraId="099252A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D7A33B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rm</w:t>
      </w:r>
      <w:r w:rsidRPr="00FE6477">
        <w:rPr>
          <w:rFonts w:ascii="Courier New" w:eastAsia="Times New Roman" w:hAnsi="Courier New" w:cs="Courier New"/>
          <w:color w:val="14181F"/>
          <w:kern w:val="0"/>
          <w:sz w:val="20"/>
          <w:szCs w:val="20"/>
          <w:bdr w:val="single" w:sz="2" w:space="0" w:color="1F1F1E" w:frame="1"/>
          <w14:ligatures w14:val="none"/>
        </w:rPr>
        <w:t xml:space="preserve"> ~/models/qwen2.5-72b/qwen2.5-72b-instruct-fp16-*.gguf</w:t>
      </w:r>
    </w:p>
    <w:p w14:paraId="641E421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Зачекайте — потім запитаю де саме лежить Q4 файл:</w:t>
      </w:r>
    </w:p>
    <w:p w14:paraId="77DAC4B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EBAC3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ls</w:t>
      </w:r>
      <w:r w:rsidRPr="00FE6477">
        <w:rPr>
          <w:rFonts w:ascii="Courier New" w:eastAsia="Times New Roman" w:hAnsi="Courier New" w:cs="Courier New"/>
          <w:color w:val="14181F"/>
          <w:kern w:val="0"/>
          <w:sz w:val="20"/>
          <w:szCs w:val="20"/>
          <w:bdr w:val="single" w:sz="2" w:space="0" w:color="1F1F1E" w:frame="1"/>
          <w14:ligatures w14:val="none"/>
        </w:rPr>
        <w:t xml:space="preserve"> -lh ~/models/qwen2.5-72b/</w:t>
      </w:r>
    </w:p>
    <w:p w14:paraId="7DE7358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 ls -lh ~/models/qwen2.</w:t>
      </w:r>
    </w:p>
    <w:p w14:paraId="29FDB0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(venv) leo@leo:~$ ls -lh ~/models/qwen2.5-72b/ total 45G -rw-rw-r-- 1 leo leo 45G Apr 30 17:09 Qwen2.5-72B-Instruct-Q4_K_M.gguf (venv) leo@leo:~$</w:t>
      </w:r>
    </w:p>
    <w:p w14:paraId="047913A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20:11</w:t>
      </w:r>
    </w:p>
    <w:p w14:paraId="33F3667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Claude responded: Відмінно!</w:t>
      </w:r>
    </w:p>
    <w:p w14:paraId="1BAF1F6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Відмінно! 45GB Q4 модель готова </w:t>
      </w:r>
      <w:r w:rsidRPr="00FE6477">
        <w:rPr>
          <w:rFonts w:ascii="Apple Color Emoji" w:eastAsia="Times New Roman" w:hAnsi="Apple Color Emoji" w:cs="Apple Color Emoji"/>
          <w:color w:val="121212"/>
          <w:kern w:val="0"/>
          <w:sz w:val="27"/>
          <w:szCs w:val="27"/>
          <w14:ligatures w14:val="none"/>
        </w:rPr>
        <w:t>✅</w:t>
      </w:r>
    </w:p>
    <w:p w14:paraId="285383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запустимо vLLM з цією моделлю на обох GPU:</w:t>
      </w:r>
    </w:p>
    <w:p w14:paraId="26E9FA8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93E06F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vllm</w:t>
      </w:r>
    </w:p>
    <w:p w14:paraId="5B9EAC8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встановиться.</w:t>
      </w:r>
    </w:p>
    <w:p w14:paraId="714D1BF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готово</w:t>
      </w:r>
    </w:p>
    <w:p w14:paraId="3637C98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готово</w:t>
      </w:r>
    </w:p>
    <w:p w14:paraId="153AE2E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20:11</w:t>
      </w:r>
    </w:p>
    <w:p w14:paraId="0F1EE3B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Запускаємо vLLM:</w:t>
      </w:r>
    </w:p>
    <w:p w14:paraId="2F121D9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Запускаємо vLLM:</w:t>
      </w:r>
    </w:p>
    <w:p w14:paraId="6505582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914DD5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vllm serve ~/models/qwen2.5-72b/Qwen2.5-72B-Instruct-Q4_K_M.gguf </w:t>
      </w:r>
      <w:r w:rsidRPr="00FE6477">
        <w:rPr>
          <w:rFonts w:ascii="Courier New" w:eastAsia="Times New Roman" w:hAnsi="Courier New" w:cs="Courier New"/>
          <w:color w:val="2B303B"/>
          <w:kern w:val="0"/>
          <w:sz w:val="20"/>
          <w:szCs w:val="20"/>
          <w:bdr w:val="single" w:sz="2" w:space="0" w:color="1F1F1E" w:frame="1"/>
          <w14:ligatures w14:val="none"/>
        </w:rPr>
        <w:t>\</w:t>
      </w:r>
    </w:p>
    <w:p w14:paraId="507D0DE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--tensor-parallel-size </w:t>
      </w:r>
      <w:r w:rsidRPr="00FE6477">
        <w:rPr>
          <w:rFonts w:ascii="Courier New" w:eastAsia="Times New Roman" w:hAnsi="Courier New" w:cs="Courier New"/>
          <w:color w:val="008080"/>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688B3D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--gpu-memory-utilization </w:t>
      </w:r>
      <w:r w:rsidRPr="00FE6477">
        <w:rPr>
          <w:rFonts w:ascii="Courier New" w:eastAsia="Times New Roman" w:hAnsi="Courier New" w:cs="Courier New"/>
          <w:color w:val="008080"/>
          <w:kern w:val="0"/>
          <w:sz w:val="20"/>
          <w:szCs w:val="20"/>
          <w:bdr w:val="single" w:sz="2" w:space="0" w:color="1F1F1E" w:frame="1"/>
          <w14:ligatures w14:val="none"/>
        </w:rPr>
        <w:t>0.90</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40D43D6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--max-model-len </w:t>
      </w:r>
      <w:r w:rsidRPr="00FE6477">
        <w:rPr>
          <w:rFonts w:ascii="Courier New" w:eastAsia="Times New Roman" w:hAnsi="Courier New" w:cs="Courier New"/>
          <w:color w:val="008080"/>
          <w:kern w:val="0"/>
          <w:sz w:val="20"/>
          <w:szCs w:val="20"/>
          <w:bdr w:val="single" w:sz="2" w:space="0" w:color="1F1F1E" w:frame="1"/>
          <w14:ligatures w14:val="none"/>
        </w:rPr>
        <w:t>32768</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2943DBF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--host </w:t>
      </w:r>
      <w:r w:rsidRPr="00FE6477">
        <w:rPr>
          <w:rFonts w:ascii="Courier New" w:eastAsia="Times New Roman" w:hAnsi="Courier New" w:cs="Courier New"/>
          <w:color w:val="008080"/>
          <w:kern w:val="0"/>
          <w:sz w:val="20"/>
          <w:szCs w:val="20"/>
          <w:bdr w:val="single" w:sz="2" w:space="0" w:color="1F1F1E" w:frame="1"/>
          <w14:ligatures w14:val="none"/>
        </w:rPr>
        <w:t>0.0</w:t>
      </w:r>
      <w:r w:rsidRPr="00FE6477">
        <w:rPr>
          <w:rFonts w:ascii="Courier New" w:eastAsia="Times New Roman" w:hAnsi="Courier New" w:cs="Courier New"/>
          <w:color w:val="14181F"/>
          <w:kern w:val="0"/>
          <w:sz w:val="20"/>
          <w:szCs w:val="20"/>
          <w:bdr w:val="single" w:sz="2" w:space="0" w:color="1F1F1E" w:frame="1"/>
          <w14:ligatures w14:val="none"/>
        </w:rPr>
        <w:t xml:space="preserve">.0.0 </w:t>
      </w:r>
      <w:r w:rsidRPr="00FE6477">
        <w:rPr>
          <w:rFonts w:ascii="Courier New" w:eastAsia="Times New Roman" w:hAnsi="Courier New" w:cs="Courier New"/>
          <w:color w:val="2B303B"/>
          <w:kern w:val="0"/>
          <w:sz w:val="20"/>
          <w:szCs w:val="20"/>
          <w:bdr w:val="single" w:sz="2" w:space="0" w:color="1F1F1E" w:frame="1"/>
          <w14:ligatures w14:val="none"/>
        </w:rPr>
        <w:t>\</w:t>
      </w:r>
    </w:p>
    <w:p w14:paraId="2B59E31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--port </w:t>
      </w:r>
      <w:r w:rsidRPr="00FE6477">
        <w:rPr>
          <w:rFonts w:ascii="Courier New" w:eastAsia="Times New Roman" w:hAnsi="Courier New" w:cs="Courier New"/>
          <w:color w:val="008080"/>
          <w:kern w:val="0"/>
          <w:sz w:val="20"/>
          <w:szCs w:val="20"/>
          <w:bdr w:val="single" w:sz="2" w:space="0" w:color="1F1F1E" w:frame="1"/>
          <w14:ligatures w14:val="none"/>
        </w:rPr>
        <w:t>8000</w:t>
      </w:r>
    </w:p>
    <w:p w14:paraId="32693C0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2-3 хвилини щоб завантажити модель в GPU. Напишіть що показує.</w:t>
      </w:r>
    </w:p>
    <w:p w14:paraId="0A30902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 vllm serve ~/models/qwen2.</w:t>
      </w:r>
    </w:p>
    <w:p w14:paraId="0416866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venv) leo@leo:~$ vllm serve ~/models/qwen2.5-72b/Qwen2.5-72B-Instruct-Q4_K_M.gguf \ --tensor-parallel-size 2 \ --gpu-memory-utilization 0.90 \ --max-model-len 32768 \ --host 0.0.0.0 \ --port 8000 (APIServer pid=7426) INFO 04-30 17:11:55 [utils.py:299] (APIServer pid=7426) INFO 04-30 17:11:55 [utils.py:299]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(APIServer pid=7426) INFO 04-30 17:11:55 [utils.py:299]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version 0.20.0 (APIServer pid=7426) INFO 04-30 17:11:55 [utils.py:299]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model /home/leo/models/qwen2.5-72b/Qwen2.5-72B-Instruct-Q4_K_M.gguf (APIServer pid=7426) INFO 04-30 17:11:55 [utils.py:299]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(APIServer pid=7426) INFO 04-30 17:11:55 [utils.py:299] (APIServer pid=7426) INFO 04-30 17:11:55 [utils.py:233] non-default args: {'model_tag': '/home/leo/models/qwen2.5-72b/Qwen2.5-72B-Instruct-Q4_K_M.gguf', 'host': '0.0.0.0', 'model': '/home/leo/models/qwen2.5-72b/Qwen2.5-72B-Instruct-Q4_K_M.gguf', 'max_model_len': 32768, 'tensor_parallel_size': 2, 'gpu_memory_utilization': 0.9}</w:t>
      </w:r>
    </w:p>
    <w:p w14:paraId="6F2DEDC9"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Show more</w:t>
      </w:r>
    </w:p>
    <w:p w14:paraId="50081AD9"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20:12</w:t>
      </w:r>
    </w:p>
    <w:p w14:paraId="61FAE7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Запускається!</w:t>
      </w:r>
    </w:p>
    <w:p w14:paraId="718281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Запускається! Чекайте 2-3 хвилини поки модель завантажиться в GPU.</w:t>
      </w:r>
    </w:p>
    <w:p w14:paraId="36A9771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Відкрийте новий термінал на MacBook, підключіться до сервера і слідкуйте за GPU:</w:t>
      </w:r>
    </w:p>
    <w:p w14:paraId="1E4BABDE"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580D21B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watch</w:t>
      </w:r>
      <w:r w:rsidRPr="00FE6477">
        <w:rPr>
          <w:rFonts w:ascii="Courier New" w:eastAsia="Times New Roman" w:hAnsi="Courier New" w:cs="Courier New"/>
          <w:color w:val="14181F"/>
          <w:kern w:val="0"/>
          <w:sz w:val="20"/>
          <w:szCs w:val="20"/>
          <w:bdr w:val="single" w:sz="2" w:space="0" w:color="1F1F1E" w:frame="1"/>
          <w14:ligatures w14:val="none"/>
        </w:rPr>
        <w:t xml:space="preserve"> -n2 nvidia-smi</w:t>
      </w:r>
    </w:p>
    <w:p w14:paraId="0AD246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Побачите як VRAM заповнюється — це означає що модель завантажується.</w:t>
      </w:r>
    </w:p>
    <w:p w14:paraId="3FD6A79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Thu Apr 30 17:12:33 2026</w:t>
      </w:r>
    </w:p>
    <w:p w14:paraId="28E7DB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Thu Apr 30 17:12:33 2026 +-----------------------------------------------------------------------------------------+ | NVIDIA-SMI 570.195.03 Driver Version: 570.195.03 CUDA Version: 12.8 | |-----------------------------------------+------------------------+----------------------+ | GPU Name Persistence-M | Bus-Id Disp.A | Volatile Uncorr. ECC | | Fan Temp Perf Pwr:Usage/Cap | Memory-Usage | GPU-Util Compute M. | | | | MIG M. | |=========================================+========================+======================| | 0 NVIDIA RTX PRO 4000 Blac... Off | 00000000:01:00.0 Off | Off | | 30% 28C P8 4W / 145W | 2MiB / 24467MiB | 0% Default | | | | N/A | +-----------------------------------------+------------------------+----------------------+ | 1 NVIDIA RTX PRO 4000 Blac... Off | 00000000:10:00.0 Off | Off | | 30% 27C P8 5W / 145W | 2MiB / 24467MiB | 0% Default | | | | N/A | +-----------------------------------------+------------------------+----------------------+ +-----------------------------------------------------------------------------------------+ | Processes: | | GPU GI CI PID Type Process name GPU Memory | | ID ID Usage | |=========================================================================================| | No running processes found | +-----------------------------------------------------------------------------------------+</w:t>
      </w:r>
    </w:p>
    <w:p w14:paraId="61E8AED9"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3688B770"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20:12</w:t>
      </w:r>
    </w:p>
    <w:p w14:paraId="35F2202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GPU ще порожні — модель завантажується в RAM.</w:t>
      </w:r>
    </w:p>
    <w:p w14:paraId="24C8313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GPU ще порожні — модель завантажується в RAM. Перевіримо що відбувається в першому терміналі — там де запущений vLLM. Що там зараз написано?</w:t>
      </w:r>
    </w:p>
    <w:p w14:paraId="2F13E1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wordWrap w:val="0"/>
        <w:spacing w:after="0" w:line="240" w:lineRule="auto"/>
        <w:rPr>
          <w:rFonts w:ascii="Segoe UI" w:eastAsia="Times New Roman" w:hAnsi="Segoe UI" w:cs="Segoe UI"/>
          <w:color w:val="121212"/>
          <w:kern w:val="0"/>
          <w:sz w:val="12"/>
          <w:szCs w:val="12"/>
          <w14:ligatures w14:val="none"/>
        </w:rPr>
      </w:pPr>
      <w:r w:rsidRPr="00FE6477">
        <w:rPr>
          <w:rFonts w:ascii="Segoe UI" w:eastAsia="Times New Roman" w:hAnsi="Segoe UI" w:cs="Segoe UI"/>
          <w:color w:val="121212"/>
          <w:kern w:val="0"/>
          <w:sz w:val="12"/>
          <w:szCs w:val="12"/>
          <w14:ligatures w14:val="none"/>
        </w:rPr>
        <w:t>hen using NIXL. (APIServer pid=7426) WARNING 04-30 17:12:13 [nixl_utils.py:34] NIXL is not available (APIServer pid=7426) WARNING 04-30 17:12:13 [nixl_utils.py:44] NIXL agent config is not available (APIServer pid=7426) INFO 04-30 17:12:13 [model.py:555] Resolved architecture: Qwen2ForCausalLM (APIS</w:t>
      </w:r>
    </w:p>
    <w:p w14:paraId="28AD3E5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pasted</w:t>
      </w:r>
    </w:p>
    <w:p w14:paraId="193D2CD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20:13</w:t>
      </w:r>
    </w:p>
    <w:p w14:paraId="5AED94B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зрозуміла — GGUF не підтримує bfloat16 на Blackwell.</w:t>
      </w:r>
    </w:p>
    <w:p w14:paraId="676EDFD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зрозуміла — GGUF не підтримує bfloat16 на Blackwell. Додамо </w:t>
      </w:r>
      <w:r w:rsidRPr="00FE6477">
        <w:rPr>
          <w:rFonts w:ascii="Courier New" w:eastAsia="Times New Roman" w:hAnsi="Courier New" w:cs="Courier New"/>
          <w:color w:val="8D2525"/>
          <w:kern w:val="0"/>
          <w:sz w:val="20"/>
          <w:szCs w:val="20"/>
          <w:bdr w:val="single" w:sz="2" w:space="0" w:color="auto" w:frame="1"/>
          <w14:ligatures w14:val="none"/>
        </w:rPr>
        <w:t>--dtype float16</w:t>
      </w:r>
      <w:r w:rsidRPr="00FE6477">
        <w:rPr>
          <w:rFonts w:ascii="Georgia" w:eastAsia="Times New Roman" w:hAnsi="Georgia" w:cs="Segoe UI"/>
          <w:color w:val="121212"/>
          <w:kern w:val="0"/>
          <w:sz w:val="27"/>
          <w:szCs w:val="27"/>
          <w14:ligatures w14:val="none"/>
        </w:rPr>
        <w:t>:</w:t>
      </w:r>
    </w:p>
    <w:p w14:paraId="238DE6C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5DBA9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vllm serve ~/models/qwen2.5-72b/Qwen2.5-72B-Instruct-Q4_K_M.gguf </w:t>
      </w:r>
      <w:r w:rsidRPr="00FE6477">
        <w:rPr>
          <w:rFonts w:ascii="Courier New" w:eastAsia="Times New Roman" w:hAnsi="Courier New" w:cs="Courier New"/>
          <w:color w:val="2B303B"/>
          <w:kern w:val="0"/>
          <w:sz w:val="20"/>
          <w:szCs w:val="20"/>
          <w:bdr w:val="single" w:sz="2" w:space="0" w:color="1F1F1E" w:frame="1"/>
          <w14:ligatures w14:val="none"/>
        </w:rPr>
        <w:t>\</w:t>
      </w:r>
    </w:p>
    <w:p w14:paraId="26F8DC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--tensor-parallel-size </w:t>
      </w:r>
      <w:r w:rsidRPr="00FE6477">
        <w:rPr>
          <w:rFonts w:ascii="Courier New" w:eastAsia="Times New Roman" w:hAnsi="Courier New" w:cs="Courier New"/>
          <w:color w:val="008080"/>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3425B7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--gpu-memory-utilization </w:t>
      </w:r>
      <w:r w:rsidRPr="00FE6477">
        <w:rPr>
          <w:rFonts w:ascii="Courier New" w:eastAsia="Times New Roman" w:hAnsi="Courier New" w:cs="Courier New"/>
          <w:color w:val="008080"/>
          <w:kern w:val="0"/>
          <w:sz w:val="20"/>
          <w:szCs w:val="20"/>
          <w:bdr w:val="single" w:sz="2" w:space="0" w:color="1F1F1E" w:frame="1"/>
          <w14:ligatures w14:val="none"/>
        </w:rPr>
        <w:t>0.90</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25FA8A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--max-model-len </w:t>
      </w:r>
      <w:r w:rsidRPr="00FE6477">
        <w:rPr>
          <w:rFonts w:ascii="Courier New" w:eastAsia="Times New Roman" w:hAnsi="Courier New" w:cs="Courier New"/>
          <w:color w:val="008080"/>
          <w:kern w:val="0"/>
          <w:sz w:val="20"/>
          <w:szCs w:val="20"/>
          <w:bdr w:val="single" w:sz="2" w:space="0" w:color="1F1F1E" w:frame="1"/>
          <w14:ligatures w14:val="none"/>
        </w:rPr>
        <w:t>32768</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17B212A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--host </w:t>
      </w:r>
      <w:r w:rsidRPr="00FE6477">
        <w:rPr>
          <w:rFonts w:ascii="Courier New" w:eastAsia="Times New Roman" w:hAnsi="Courier New" w:cs="Courier New"/>
          <w:color w:val="008080"/>
          <w:kern w:val="0"/>
          <w:sz w:val="20"/>
          <w:szCs w:val="20"/>
          <w:bdr w:val="single" w:sz="2" w:space="0" w:color="1F1F1E" w:frame="1"/>
          <w14:ligatures w14:val="none"/>
        </w:rPr>
        <w:t>0.0</w:t>
      </w:r>
      <w:r w:rsidRPr="00FE6477">
        <w:rPr>
          <w:rFonts w:ascii="Courier New" w:eastAsia="Times New Roman" w:hAnsi="Courier New" w:cs="Courier New"/>
          <w:color w:val="14181F"/>
          <w:kern w:val="0"/>
          <w:sz w:val="20"/>
          <w:szCs w:val="20"/>
          <w:bdr w:val="single" w:sz="2" w:space="0" w:color="1F1F1E" w:frame="1"/>
          <w14:ligatures w14:val="none"/>
        </w:rPr>
        <w:t xml:space="preserve">.0.0 </w:t>
      </w:r>
      <w:r w:rsidRPr="00FE6477">
        <w:rPr>
          <w:rFonts w:ascii="Courier New" w:eastAsia="Times New Roman" w:hAnsi="Courier New" w:cs="Courier New"/>
          <w:color w:val="2B303B"/>
          <w:kern w:val="0"/>
          <w:sz w:val="20"/>
          <w:szCs w:val="20"/>
          <w:bdr w:val="single" w:sz="2" w:space="0" w:color="1F1F1E" w:frame="1"/>
          <w14:ligatures w14:val="none"/>
        </w:rPr>
        <w:t>\</w:t>
      </w:r>
    </w:p>
    <w:p w14:paraId="258354B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--port </w:t>
      </w:r>
      <w:r w:rsidRPr="00FE6477">
        <w:rPr>
          <w:rFonts w:ascii="Courier New" w:eastAsia="Times New Roman" w:hAnsi="Courier New" w:cs="Courier New"/>
          <w:color w:val="008080"/>
          <w:kern w:val="0"/>
          <w:sz w:val="20"/>
          <w:szCs w:val="20"/>
          <w:bdr w:val="single" w:sz="2" w:space="0" w:color="1F1F1E" w:frame="1"/>
          <w14:ligatures w14:val="none"/>
        </w:rPr>
        <w:t>8000</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3A567AA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--dtype float16</w:t>
      </w:r>
    </w:p>
    <w:p w14:paraId="22AB2D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що показує.</w:t>
      </w:r>
    </w:p>
    <w:p w14:paraId="1BF039F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Thu Apr 30 17:14:04 2026</w:t>
      </w:r>
    </w:p>
    <w:p w14:paraId="69ED6C4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Thu Apr 30 17:14:04 2026 +-----------------------------------------------------------------------------------------+ | NVIDIA-SMI 570.195.03 Driver Version: 570.195.03 CUDA Version: 12.8 | |-----------------------------------------+------------------------+----------------------+ | GPU Name Persistence-M | Bus-Id Disp.A | Volatile Uncorr. ECC | | Fan Temp Perf Pwr:Usage/Cap | Memory-Usage | GPU-Util Compute M. | | | | MIG M. | |=========================================+========================+======================| | 0 NVIDIA RTX PRO 4000 Blac... Off | 00000000:01:00.0 Off | Off | | 30% 28C P8 4W / 145W | 2MiB / 24467MiB | 0% Default | | | | N/A | +-----------------------------------------+------------------------+----------------------+ | 1 NVIDIA RTX PRO 4000 Blac... Off | 00000000:10:00.0 Off | Off | | 30% 27C P8 5W / 145W | 2MiB / 24467MiB | 0% Default | | | | N/A | +-----------------------------------------+------------------------+----------------------+ +-----------------------------------------------------------------------------------------+ | Processes: | | GPU GI CI PID Type Process name GPU Memory | | ID ID Usage | |=========================================================================================| | No running </w:t>
      </w:r>
      <w:r w:rsidRPr="00FE6477">
        <w:rPr>
          <w:rFonts w:ascii="Segoe UI" w:eastAsia="Times New Roman" w:hAnsi="Segoe UI" w:cs="Segoe UI"/>
          <w:color w:val="121212"/>
          <w:kern w:val="0"/>
          <w:sz w:val="27"/>
          <w:szCs w:val="27"/>
          <w14:ligatures w14:val="none"/>
        </w:rPr>
        <w:lastRenderedPageBreak/>
        <w:t>processes found | +-----------------------------------------------------------------------------------------+</w:t>
      </w:r>
    </w:p>
    <w:p w14:paraId="546104E4"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290571C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20:14</w:t>
      </w:r>
    </w:p>
    <w:p w14:paraId="50EA95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GPU ще порожні — перевіримо що відбувається у першому терміналі де запущений vLLM.</w:t>
      </w:r>
    </w:p>
    <w:p w14:paraId="527D7C3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GPU ще порожні — перевіримо що відбувається у першому терміналі де запущений vLLM. Що там написано зараз?</w:t>
      </w:r>
    </w:p>
    <w:p w14:paraId="33125C4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wordWrap w:val="0"/>
        <w:spacing w:after="0" w:line="240" w:lineRule="auto"/>
        <w:rPr>
          <w:rFonts w:ascii="Segoe UI" w:eastAsia="Times New Roman" w:hAnsi="Segoe UI" w:cs="Segoe UI"/>
          <w:color w:val="121212"/>
          <w:kern w:val="0"/>
          <w:sz w:val="12"/>
          <w:szCs w:val="12"/>
          <w14:ligatures w14:val="none"/>
        </w:rPr>
      </w:pPr>
      <w:r w:rsidRPr="00FE6477">
        <w:rPr>
          <w:rFonts w:ascii="Segoe UI" w:eastAsia="Times New Roman" w:hAnsi="Segoe UI" w:cs="Segoe UI"/>
          <w:color w:val="121212"/>
          <w:kern w:val="0"/>
          <w:sz w:val="12"/>
          <w:szCs w:val="12"/>
          <w14:ligatures w14:val="none"/>
        </w:rPr>
        <w:t>(venv) leo@leo:~$ vllm serve ~/models/qwen2.5-72b/Qwen2.5-72B-Instruct-Q4_K_M.gguf \ --tensor-parallel-size 2 \ --gpu-memory-utilization 0.90 \ --max-model-len 32768 \ --host 0.0.0.0 \ --port 8000 \ --dtype float16 (APIServer pid=7740) INFO 04-30 17:13:16 [utils.py:299] (APIServer pid=7</w:t>
      </w:r>
    </w:p>
    <w:p w14:paraId="626B39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pasted</w:t>
      </w:r>
    </w:p>
    <w:p w14:paraId="468433EC"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20:14</w:t>
      </w:r>
    </w:p>
    <w:p w14:paraId="58C8B2B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Ключова помилка:</w:t>
      </w:r>
    </w:p>
    <w:p w14:paraId="267DB38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Ключова помилка:</w:t>
      </w:r>
    </w:p>
    <w:p w14:paraId="3F5C5A9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NVIDIA driver on your system is too old (found version 12080)</w:t>
      </w:r>
    </w:p>
    <w:p w14:paraId="550B4C6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PyTorch всередині vLLM потребує новіший драйвер. Встановимо сумісну версію PyTorch:</w:t>
      </w:r>
    </w:p>
    <w:p w14:paraId="2D801D6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6F50BE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torch --index-url https://download.pytorch.org/whl/cu128</w:t>
      </w:r>
    </w:p>
    <w:p w14:paraId="21D57C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кілька хвилин. Напишіть коли завершиться.</w:t>
      </w:r>
    </w:p>
    <w:p w14:paraId="160A729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wordWrap w:val="0"/>
        <w:spacing w:after="0" w:line="240" w:lineRule="auto"/>
        <w:rPr>
          <w:rFonts w:ascii="Segoe UI" w:eastAsia="Times New Roman" w:hAnsi="Segoe UI" w:cs="Segoe UI"/>
          <w:color w:val="121212"/>
          <w:kern w:val="0"/>
          <w:sz w:val="12"/>
          <w:szCs w:val="12"/>
          <w14:ligatures w14:val="none"/>
        </w:rPr>
      </w:pPr>
      <w:r w:rsidRPr="00FE6477">
        <w:rPr>
          <w:rFonts w:ascii="Segoe UI" w:eastAsia="Times New Roman" w:hAnsi="Segoe UI" w:cs="Segoe UI"/>
          <w:color w:val="121212"/>
          <w:kern w:val="0"/>
          <w:sz w:val="12"/>
          <w:szCs w:val="12"/>
          <w14:ligatures w14:val="none"/>
        </w:rPr>
        <w:t>(venv) leo@leo:~$ pip install torch --index-url https://download.pytorch.org/whl/cu128 Looking in indexes: https://download.pytorch.org/whl/cu128 Requirement already satisfied: torch in ./venv/lib/python3.13/site-packages (2.11.0) Requirement already satisfied: filelock in ./venv/lib/python3.13/site</w:t>
      </w:r>
    </w:p>
    <w:p w14:paraId="29DBD2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pasted</w:t>
      </w:r>
    </w:p>
    <w:p w14:paraId="71337756"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20:15</w:t>
      </w:r>
    </w:p>
    <w:p w14:paraId="5E760F2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PyTorch 2.</w:t>
      </w:r>
    </w:p>
    <w:p w14:paraId="7230678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PyTorch 2.11 вже встановлений але використовує CUDA 13.0 — занадто нова для драйвера 570. Потрібно оновити драйвер до 575+.</w:t>
      </w:r>
    </w:p>
    <w:p w14:paraId="46011C8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3B164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nvidia-driver-575-open</w:t>
      </w:r>
    </w:p>
    <w:p w14:paraId="3763B8B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завершення:</w:t>
      </w:r>
    </w:p>
    <w:p w14:paraId="07B1630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B2FC4C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329CCE9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Підключіться знову і перевіримо </w:t>
      </w:r>
      <w:r w:rsidRPr="00FE6477">
        <w:rPr>
          <w:rFonts w:ascii="Courier New" w:eastAsia="Times New Roman" w:hAnsi="Courier New" w:cs="Courier New"/>
          <w:color w:val="8D2525"/>
          <w:kern w:val="0"/>
          <w:sz w:val="20"/>
          <w:szCs w:val="20"/>
          <w:bdr w:val="single" w:sz="2" w:space="0" w:color="auto" w:frame="1"/>
          <w14:ligatures w14:val="none"/>
        </w:rPr>
        <w:t>nvidia-smi</w:t>
      </w:r>
      <w:r w:rsidRPr="00FE6477">
        <w:rPr>
          <w:rFonts w:ascii="Georgia" w:eastAsia="Times New Roman" w:hAnsi="Georgia" w:cs="Segoe UI"/>
          <w:color w:val="121212"/>
          <w:kern w:val="0"/>
          <w:sz w:val="27"/>
          <w:szCs w:val="27"/>
          <w14:ligatures w14:val="none"/>
        </w:rPr>
        <w:t>. Напишіть коли завершиться.</w:t>
      </w:r>
    </w:p>
    <w:p w14:paraId="44AEA84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все</w:t>
      </w:r>
    </w:p>
    <w:p w14:paraId="7B7AD72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все</w:t>
      </w:r>
    </w:p>
    <w:p w14:paraId="329CDCD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20:21</w:t>
      </w:r>
    </w:p>
    <w:p w14:paraId="46D01C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Перезавантажтесь:</w:t>
      </w:r>
    </w:p>
    <w:p w14:paraId="38D3446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Перезавантажтесь:</w:t>
      </w:r>
    </w:p>
    <w:p w14:paraId="1BF2E76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lastRenderedPageBreak/>
        <w:t>bash</w:t>
      </w:r>
    </w:p>
    <w:p w14:paraId="50A4FE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reboot</w:t>
      </w:r>
    </w:p>
    <w:p w14:paraId="64B85D1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Після завантаження підключіться з MacBook і перевірте:</w:t>
      </w:r>
    </w:p>
    <w:p w14:paraId="0FD90E09"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4FC235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nvidia-smi</w:t>
      </w:r>
    </w:p>
    <w:p w14:paraId="27E4CA0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 версію драйвера?</w:t>
      </w:r>
    </w:p>
    <w:p w14:paraId="0F2726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w:t>
      </w:r>
    </w:p>
    <w:p w14:paraId="6C0EA2F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 NVIDIA-SMI 575.57.08 Driver Version: 575.57.08 CUDA Version: 12.9 | |-----------------------------------------+------------------------+----------------------+ | GPU Name Persistence-M | Bus-Id Disp.A | Volatile Uncorr. ECC | | Fan Temp Perf Pwr:Usage/Cap | Memory-Usage | GPU-Util Compute M. | | | | MIG M. | |=========================================+========================+======================| | 0 NVIDIA RTX PRO 4000 Blac... On | 00000000:01:00.0 Off | Off | | 30% 29C P8 4W / 145W | 2MiB / 24467MiB | 0% Default | | | | N/A | +-----------------------------------------+------------------------+----------------------+ | 1 NVIDIA RTX PRO 4000 Blac... On | 00000000:10:00.0 Off | Off | | 30% 28C P8 5W / 145W | 2MiB / 24467MiB | 0% Default | | | | N/A | +-----------------------------------------+------------------------+----------------------+</w:t>
      </w:r>
    </w:p>
    <w:p w14:paraId="088E409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 Processes: | | GPU GI CI PID Type Process name GPU Memory | | ID ID Usage | |=========================================================================================| | No running processes found</w:t>
      </w:r>
    </w:p>
    <w:p w14:paraId="54507B28"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2E917E0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20:22</w:t>
      </w:r>
    </w:p>
    <w:p w14:paraId="1E9BC95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 xml:space="preserve">Claude responded: Драйвер 575 </w:t>
      </w:r>
      <w:r w:rsidRPr="00FE6477">
        <w:rPr>
          <w:rFonts w:ascii="Apple Color Emoji" w:eastAsia="Times New Roman" w:hAnsi="Apple Color Emoji" w:cs="Apple Color Emoji"/>
          <w:b/>
          <w:bCs/>
          <w:color w:val="121212"/>
          <w:kern w:val="0"/>
          <w:sz w:val="36"/>
          <w:szCs w:val="36"/>
          <w14:ligatures w14:val="none"/>
        </w:rPr>
        <w:t>✅</w:t>
      </w:r>
      <w:r w:rsidRPr="00FE6477">
        <w:rPr>
          <w:rFonts w:ascii="Segoe UI" w:eastAsia="Times New Roman" w:hAnsi="Segoe UI" w:cs="Segoe UI"/>
          <w:b/>
          <w:bCs/>
          <w:color w:val="121212"/>
          <w:kern w:val="0"/>
          <w:sz w:val="36"/>
          <w:szCs w:val="36"/>
          <w14:ligatures w14:val="none"/>
        </w:rPr>
        <w:t xml:space="preserve"> CUDA 12.</w:t>
      </w:r>
    </w:p>
    <w:p w14:paraId="5988452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Драйвер 575 </w:t>
      </w: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CUDA 12.9 </w:t>
      </w:r>
      <w:r w:rsidRPr="00FE6477">
        <w:rPr>
          <w:rFonts w:ascii="Apple Color Emoji" w:eastAsia="Times New Roman" w:hAnsi="Apple Color Emoji" w:cs="Apple Color Emoji"/>
          <w:color w:val="121212"/>
          <w:kern w:val="0"/>
          <w:sz w:val="27"/>
          <w:szCs w:val="27"/>
          <w14:ligatures w14:val="none"/>
        </w:rPr>
        <w:t>✅</w:t>
      </w:r>
    </w:p>
    <w:p w14:paraId="5BD0EF1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запускаємо vLLM:</w:t>
      </w:r>
    </w:p>
    <w:p w14:paraId="7971E321"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12360A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~/venv/bin/activate</w:t>
      </w:r>
    </w:p>
    <w:p w14:paraId="653F9D4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vllm serve ~/models/qwen2.5-72b/Qwen2.5-72B-Instruct-Q4_K_M.gguf </w:t>
      </w:r>
      <w:r w:rsidRPr="00FE6477">
        <w:rPr>
          <w:rFonts w:ascii="Courier New" w:eastAsia="Times New Roman" w:hAnsi="Courier New" w:cs="Courier New"/>
          <w:color w:val="2B303B"/>
          <w:kern w:val="0"/>
          <w:sz w:val="20"/>
          <w:szCs w:val="20"/>
          <w:bdr w:val="single" w:sz="2" w:space="0" w:color="1F1F1E" w:frame="1"/>
          <w14:ligatures w14:val="none"/>
        </w:rPr>
        <w:t>\</w:t>
      </w:r>
    </w:p>
    <w:p w14:paraId="548209A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lastRenderedPageBreak/>
        <w:t xml:space="preserve">  --tensor-parallel-size </w:t>
      </w:r>
      <w:r w:rsidRPr="00FE6477">
        <w:rPr>
          <w:rFonts w:ascii="Courier New" w:eastAsia="Times New Roman" w:hAnsi="Courier New" w:cs="Courier New"/>
          <w:color w:val="008080"/>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1BBA445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--gpu-memory-utilization </w:t>
      </w:r>
      <w:r w:rsidRPr="00FE6477">
        <w:rPr>
          <w:rFonts w:ascii="Courier New" w:eastAsia="Times New Roman" w:hAnsi="Courier New" w:cs="Courier New"/>
          <w:color w:val="008080"/>
          <w:kern w:val="0"/>
          <w:sz w:val="20"/>
          <w:szCs w:val="20"/>
          <w:bdr w:val="single" w:sz="2" w:space="0" w:color="1F1F1E" w:frame="1"/>
          <w14:ligatures w14:val="none"/>
        </w:rPr>
        <w:t>0.90</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53DC4ED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--max-model-len </w:t>
      </w:r>
      <w:r w:rsidRPr="00FE6477">
        <w:rPr>
          <w:rFonts w:ascii="Courier New" w:eastAsia="Times New Roman" w:hAnsi="Courier New" w:cs="Courier New"/>
          <w:color w:val="008080"/>
          <w:kern w:val="0"/>
          <w:sz w:val="20"/>
          <w:szCs w:val="20"/>
          <w:bdr w:val="single" w:sz="2" w:space="0" w:color="1F1F1E" w:frame="1"/>
          <w14:ligatures w14:val="none"/>
        </w:rPr>
        <w:t>32768</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45C95F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--host </w:t>
      </w:r>
      <w:r w:rsidRPr="00FE6477">
        <w:rPr>
          <w:rFonts w:ascii="Courier New" w:eastAsia="Times New Roman" w:hAnsi="Courier New" w:cs="Courier New"/>
          <w:color w:val="008080"/>
          <w:kern w:val="0"/>
          <w:sz w:val="20"/>
          <w:szCs w:val="20"/>
          <w:bdr w:val="single" w:sz="2" w:space="0" w:color="1F1F1E" w:frame="1"/>
          <w14:ligatures w14:val="none"/>
        </w:rPr>
        <w:t>0.0</w:t>
      </w:r>
      <w:r w:rsidRPr="00FE6477">
        <w:rPr>
          <w:rFonts w:ascii="Courier New" w:eastAsia="Times New Roman" w:hAnsi="Courier New" w:cs="Courier New"/>
          <w:color w:val="14181F"/>
          <w:kern w:val="0"/>
          <w:sz w:val="20"/>
          <w:szCs w:val="20"/>
          <w:bdr w:val="single" w:sz="2" w:space="0" w:color="1F1F1E" w:frame="1"/>
          <w14:ligatures w14:val="none"/>
        </w:rPr>
        <w:t xml:space="preserve">.0.0 </w:t>
      </w:r>
      <w:r w:rsidRPr="00FE6477">
        <w:rPr>
          <w:rFonts w:ascii="Courier New" w:eastAsia="Times New Roman" w:hAnsi="Courier New" w:cs="Courier New"/>
          <w:color w:val="2B303B"/>
          <w:kern w:val="0"/>
          <w:sz w:val="20"/>
          <w:szCs w:val="20"/>
          <w:bdr w:val="single" w:sz="2" w:space="0" w:color="1F1F1E" w:frame="1"/>
          <w14:ligatures w14:val="none"/>
        </w:rPr>
        <w:t>\</w:t>
      </w:r>
    </w:p>
    <w:p w14:paraId="595DCF5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--port </w:t>
      </w:r>
      <w:r w:rsidRPr="00FE6477">
        <w:rPr>
          <w:rFonts w:ascii="Courier New" w:eastAsia="Times New Roman" w:hAnsi="Courier New" w:cs="Courier New"/>
          <w:color w:val="008080"/>
          <w:kern w:val="0"/>
          <w:sz w:val="20"/>
          <w:szCs w:val="20"/>
          <w:bdr w:val="single" w:sz="2" w:space="0" w:color="1F1F1E" w:frame="1"/>
          <w14:ligatures w14:val="none"/>
        </w:rPr>
        <w:t>8000</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7EE7AC5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--dtype float16</w:t>
      </w:r>
    </w:p>
    <w:p w14:paraId="18CB9C3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Слідкуйте в другому терміналі за GPU:</w:t>
      </w:r>
    </w:p>
    <w:p w14:paraId="5634A13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C191CB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watch</w:t>
      </w:r>
      <w:r w:rsidRPr="00FE6477">
        <w:rPr>
          <w:rFonts w:ascii="Courier New" w:eastAsia="Times New Roman" w:hAnsi="Courier New" w:cs="Courier New"/>
          <w:color w:val="14181F"/>
          <w:kern w:val="0"/>
          <w:sz w:val="20"/>
          <w:szCs w:val="20"/>
          <w:bdr w:val="single" w:sz="2" w:space="0" w:color="1F1F1E" w:frame="1"/>
          <w14:ligatures w14:val="none"/>
        </w:rPr>
        <w:t xml:space="preserve"> -n2 nvidia-smi</w:t>
      </w:r>
    </w:p>
    <w:p w14:paraId="2A6F3D4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VRAM почне заповнюватись.</w:t>
      </w:r>
    </w:p>
    <w:p w14:paraId="088E610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wordWrap w:val="0"/>
        <w:spacing w:after="0" w:line="240" w:lineRule="auto"/>
        <w:rPr>
          <w:rFonts w:ascii="Segoe UI" w:eastAsia="Times New Roman" w:hAnsi="Segoe UI" w:cs="Segoe UI"/>
          <w:color w:val="121212"/>
          <w:kern w:val="0"/>
          <w:sz w:val="12"/>
          <w:szCs w:val="12"/>
          <w14:ligatures w14:val="none"/>
        </w:rPr>
      </w:pPr>
      <w:r w:rsidRPr="00FE6477">
        <w:rPr>
          <w:rFonts w:ascii="Segoe UI" w:eastAsia="Times New Roman" w:hAnsi="Segoe UI" w:cs="Segoe UI"/>
          <w:color w:val="121212"/>
          <w:kern w:val="0"/>
          <w:sz w:val="12"/>
          <w:szCs w:val="12"/>
          <w14:ligatures w14:val="none"/>
        </w:rPr>
        <w:t xml:space="preserve">APIServer pid=3004) INFO 04-30 17:22:28 [utils.py:299] (APIServer pid=3004) INFO 04-30 17:22:28 [utils.py:299]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(APIServer pid=3004) INFO 04-30 17:22:28 [utils.py:299]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version 0.20.0 (APIServer pid=3004) INFO 04-30 17:22:28 [utils.py:299] </w:t>
      </w:r>
      <w:r w:rsidRPr="00FE6477">
        <w:rPr>
          <w:rFonts w:ascii="Arial" w:eastAsia="Times New Roman" w:hAnsi="Arial" w:cs="Arial"/>
          <w:color w:val="121212"/>
          <w:kern w:val="0"/>
          <w:sz w:val="12"/>
          <w:szCs w:val="12"/>
          <w14:ligatures w14:val="none"/>
        </w:rPr>
        <w:t>█▄█▀</w:t>
      </w:r>
    </w:p>
    <w:p w14:paraId="592CFEA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pasted</w:t>
      </w:r>
    </w:p>
    <w:p w14:paraId="2E32B7A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20:23</w:t>
      </w:r>
    </w:p>
    <w:p w14:paraId="6ABC006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 PyTorch 2.</w:t>
      </w:r>
    </w:p>
    <w:p w14:paraId="4967F92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 PyTorch 2.11 всередині vLLM використовує CUDA 13.0 але драйвер 575 підтримує тільки до CUDA 12.9.</w:t>
      </w:r>
    </w:p>
    <w:p w14:paraId="34CE64E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Перевстановимо vLLM з правильною версією PyTorch:</w:t>
      </w:r>
    </w:p>
    <w:p w14:paraId="6D019E93"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722D512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pip uninstall vllm torch -y</w:t>
      </w:r>
    </w:p>
    <w:p w14:paraId="4F8E56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torch</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2.6</w:t>
      </w:r>
      <w:r w:rsidRPr="00FE6477">
        <w:rPr>
          <w:rFonts w:ascii="Courier New" w:eastAsia="Times New Roman" w:hAnsi="Courier New" w:cs="Courier New"/>
          <w:color w:val="14181F"/>
          <w:kern w:val="0"/>
          <w:sz w:val="20"/>
          <w:szCs w:val="20"/>
          <w:bdr w:val="single" w:sz="2" w:space="0" w:color="1F1F1E" w:frame="1"/>
          <w14:ligatures w14:val="none"/>
        </w:rPr>
        <w:t>.0 --index-url https://download.pytorch.org/whl/cu124</w:t>
      </w:r>
    </w:p>
    <w:p w14:paraId="228DBC1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vllm</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0.8</w:t>
      </w:r>
      <w:r w:rsidRPr="00FE6477">
        <w:rPr>
          <w:rFonts w:ascii="Courier New" w:eastAsia="Times New Roman" w:hAnsi="Courier New" w:cs="Courier New"/>
          <w:color w:val="14181F"/>
          <w:kern w:val="0"/>
          <w:sz w:val="20"/>
          <w:szCs w:val="20"/>
          <w:bdr w:val="single" w:sz="2" w:space="0" w:color="1F1F1E" w:frame="1"/>
          <w14:ligatures w14:val="none"/>
        </w:rPr>
        <w:t>.5</w:t>
      </w:r>
    </w:p>
    <w:p w14:paraId="3274B4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5-10 хвилин. Напишіть коли завершиться.</w:t>
      </w:r>
    </w:p>
    <w:p w14:paraId="4237311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готово</w:t>
      </w:r>
    </w:p>
    <w:p w14:paraId="5A6418A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готово</w:t>
      </w:r>
    </w:p>
    <w:p w14:paraId="4D118BF7"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20:25</w:t>
      </w:r>
    </w:p>
    <w:p w14:paraId="353354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Запускаємо vLLM:</w:t>
      </w:r>
    </w:p>
    <w:p w14:paraId="0D39CC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Запускаємо vLLM:</w:t>
      </w:r>
    </w:p>
    <w:p w14:paraId="7D72EF6C"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D57F45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vllm serve ~/models/qwen2.5-72b/Qwen2.5-72B-Instruct-Q4_K_M.gguf </w:t>
      </w:r>
      <w:r w:rsidRPr="00FE6477">
        <w:rPr>
          <w:rFonts w:ascii="Courier New" w:eastAsia="Times New Roman" w:hAnsi="Courier New" w:cs="Courier New"/>
          <w:color w:val="2B303B"/>
          <w:kern w:val="0"/>
          <w:sz w:val="20"/>
          <w:szCs w:val="20"/>
          <w:bdr w:val="single" w:sz="2" w:space="0" w:color="1F1F1E" w:frame="1"/>
          <w14:ligatures w14:val="none"/>
        </w:rPr>
        <w:t>\</w:t>
      </w:r>
    </w:p>
    <w:p w14:paraId="7245ECB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--tensor-parallel-size </w:t>
      </w:r>
      <w:r w:rsidRPr="00FE6477">
        <w:rPr>
          <w:rFonts w:ascii="Courier New" w:eastAsia="Times New Roman" w:hAnsi="Courier New" w:cs="Courier New"/>
          <w:color w:val="008080"/>
          <w:kern w:val="0"/>
          <w:sz w:val="20"/>
          <w:szCs w:val="20"/>
          <w:bdr w:val="single" w:sz="2" w:space="0" w:color="1F1F1E" w:frame="1"/>
          <w14:ligatures w14:val="none"/>
        </w:rPr>
        <w:t>2</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7F98433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--gpu-memory-utilization </w:t>
      </w:r>
      <w:r w:rsidRPr="00FE6477">
        <w:rPr>
          <w:rFonts w:ascii="Courier New" w:eastAsia="Times New Roman" w:hAnsi="Courier New" w:cs="Courier New"/>
          <w:color w:val="008080"/>
          <w:kern w:val="0"/>
          <w:sz w:val="20"/>
          <w:szCs w:val="20"/>
          <w:bdr w:val="single" w:sz="2" w:space="0" w:color="1F1F1E" w:frame="1"/>
          <w14:ligatures w14:val="none"/>
        </w:rPr>
        <w:t>0.90</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0F584B9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--max-model-len </w:t>
      </w:r>
      <w:r w:rsidRPr="00FE6477">
        <w:rPr>
          <w:rFonts w:ascii="Courier New" w:eastAsia="Times New Roman" w:hAnsi="Courier New" w:cs="Courier New"/>
          <w:color w:val="008080"/>
          <w:kern w:val="0"/>
          <w:sz w:val="20"/>
          <w:szCs w:val="20"/>
          <w:bdr w:val="single" w:sz="2" w:space="0" w:color="1F1F1E" w:frame="1"/>
          <w14:ligatures w14:val="none"/>
        </w:rPr>
        <w:t>32768</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495783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--host </w:t>
      </w:r>
      <w:r w:rsidRPr="00FE6477">
        <w:rPr>
          <w:rFonts w:ascii="Courier New" w:eastAsia="Times New Roman" w:hAnsi="Courier New" w:cs="Courier New"/>
          <w:color w:val="008080"/>
          <w:kern w:val="0"/>
          <w:sz w:val="20"/>
          <w:szCs w:val="20"/>
          <w:bdr w:val="single" w:sz="2" w:space="0" w:color="1F1F1E" w:frame="1"/>
          <w14:ligatures w14:val="none"/>
        </w:rPr>
        <w:t>0.0</w:t>
      </w:r>
      <w:r w:rsidRPr="00FE6477">
        <w:rPr>
          <w:rFonts w:ascii="Courier New" w:eastAsia="Times New Roman" w:hAnsi="Courier New" w:cs="Courier New"/>
          <w:color w:val="14181F"/>
          <w:kern w:val="0"/>
          <w:sz w:val="20"/>
          <w:szCs w:val="20"/>
          <w:bdr w:val="single" w:sz="2" w:space="0" w:color="1F1F1E" w:frame="1"/>
          <w14:ligatures w14:val="none"/>
        </w:rPr>
        <w:t xml:space="preserve">.0.0 </w:t>
      </w:r>
      <w:r w:rsidRPr="00FE6477">
        <w:rPr>
          <w:rFonts w:ascii="Courier New" w:eastAsia="Times New Roman" w:hAnsi="Courier New" w:cs="Courier New"/>
          <w:color w:val="2B303B"/>
          <w:kern w:val="0"/>
          <w:sz w:val="20"/>
          <w:szCs w:val="20"/>
          <w:bdr w:val="single" w:sz="2" w:space="0" w:color="1F1F1E" w:frame="1"/>
          <w14:ligatures w14:val="none"/>
        </w:rPr>
        <w:t>\</w:t>
      </w:r>
    </w:p>
    <w:p w14:paraId="3D4B0B8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--port </w:t>
      </w:r>
      <w:r w:rsidRPr="00FE6477">
        <w:rPr>
          <w:rFonts w:ascii="Courier New" w:eastAsia="Times New Roman" w:hAnsi="Courier New" w:cs="Courier New"/>
          <w:color w:val="008080"/>
          <w:kern w:val="0"/>
          <w:sz w:val="20"/>
          <w:szCs w:val="20"/>
          <w:bdr w:val="single" w:sz="2" w:space="0" w:color="1F1F1E" w:frame="1"/>
          <w14:ligatures w14:val="none"/>
        </w:rPr>
        <w:t>8000</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2B303B"/>
          <w:kern w:val="0"/>
          <w:sz w:val="20"/>
          <w:szCs w:val="20"/>
          <w:bdr w:val="single" w:sz="2" w:space="0" w:color="1F1F1E" w:frame="1"/>
          <w14:ligatures w14:val="none"/>
        </w:rPr>
        <w:t>\</w:t>
      </w:r>
    </w:p>
    <w:p w14:paraId="0305D4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  --dtype float16</w:t>
      </w:r>
    </w:p>
    <w:p w14:paraId="11C7036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1ADA8F2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ERROR: pip's dependency resolver does not currently take into account all the packages that are installed.</w:t>
      </w:r>
    </w:p>
    <w:p w14:paraId="4DB31BB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outlineLvl w:val="2"/>
        <w:rPr>
          <w:rFonts w:ascii="Segoe UI" w:eastAsia="Times New Roman" w:hAnsi="Segoe UI" w:cs="Segoe UI"/>
          <w:b/>
          <w:bCs/>
          <w:color w:val="121212"/>
          <w:kern w:val="0"/>
          <w:sz w:val="18"/>
          <w:szCs w:val="18"/>
          <w14:ligatures w14:val="none"/>
        </w:rPr>
      </w:pPr>
      <w:r w:rsidRPr="00FE6477">
        <w:rPr>
          <w:rFonts w:ascii="Segoe UI" w:eastAsia="Times New Roman" w:hAnsi="Segoe UI" w:cs="Segoe UI"/>
          <w:b/>
          <w:bCs/>
          <w:color w:val="121212"/>
          <w:kern w:val="0"/>
          <w:sz w:val="18"/>
          <w:szCs w:val="18"/>
          <w14:ligatures w14:val="none"/>
        </w:rPr>
        <w:t>excerpt_from_previous_claude_message.txt</w:t>
      </w:r>
    </w:p>
    <w:p w14:paraId="6B3A428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Segoe UI" w:eastAsia="Times New Roman" w:hAnsi="Segoe UI" w:cs="Segoe UI"/>
          <w:color w:val="7B7974"/>
          <w:kern w:val="0"/>
          <w:sz w:val="15"/>
          <w:szCs w:val="15"/>
          <w14:ligatures w14:val="none"/>
        </w:rPr>
      </w:pPr>
      <w:r w:rsidRPr="00FE6477">
        <w:rPr>
          <w:rFonts w:ascii="Segoe UI" w:eastAsia="Times New Roman" w:hAnsi="Segoe UI" w:cs="Segoe UI"/>
          <w:color w:val="7B7974"/>
          <w:kern w:val="0"/>
          <w:sz w:val="15"/>
          <w:szCs w:val="15"/>
          <w14:ligatures w14:val="none"/>
        </w:rPr>
        <w:t>1 line</w:t>
      </w:r>
    </w:p>
    <w:p w14:paraId="3517C8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txt</w:t>
      </w:r>
    </w:p>
    <w:p w14:paraId="6C6A45E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ERROR: pip's dependency resolver does not currently take into account all the packages that are installed. This behaviour is the source of the following dependency conflicts. torchvision 0.26.0 requires torch==2.11.0, but you have torch 2.6.0+cu124 which is incompatible. Successfully installed nvidia-cublas-cu12-12.4.5.8 nvidia-cuda-cupti-cu12-12.4.127 nvidia-cuda-nvrtc-cu12-12.4.127 nvidia-cuda-runtime-cu12-12.4.127 nvidia-cudnn-cu12-9.1.0.70 nvidia-cufft-cu12-11.2.1.3 nvidia-curand-cu12-10.3.5.147 nvidia-cusolver-cu12-11.6.1.9 nvidia-cusparse-cu12-12.3.1.170 nvidia-cusparselt-cu12-0.6.2 nvidia-nccl-cu12-2.21.5 nvidia-nvjitlink-cu12-12.4.127 nvidia-nvtx-cu12-12.4.127 sympy-1.13.1 torch-2.6.0+cu124 triton-3.2.0 ERROR: Ignored the following yanked versions: 0.2.1 ERROR: Could not find a version that satisfies the requirement vllm==0.8.5 (from versions: 0.0.1, 0.1.0, 0.1.1, 0.1.2, 0.1.3, 0.1.4, 0.1.5, 0.1.6, 0.1.7, 0.2.0, 0.2.1.post1, 0.2.2, 0.2.3, 0.2.4, 0.2.5, 0.2.6, 0.2.7, 0.3.0, 0.3.1, 0.3.3, 0.4.1, 0.4.2, 0.4.3, 0.5.0, 0.5.0.post1, 0.5.1, 0.5.2, 0.5.3, 0.5.3.post1, 0.5.4, 0.5.5, 0.6.0, 0.6.1, 0.6.1.post1, 0.6.1.post2, 0.6.2, 0.6.3, 0.6.3.post1, 0.6.4, 0.6.4.post1, 0.6.5, 0.6.6, 0.6.6.post1, 0.7.0, 0.7.1, 0.7.2, 0.7.3, 0.8.0, 0.8.1, 0.8.2, 0.8.3, 0.10.2, 0.11.0, 0.11.1, 0.11.2, 0.12.0, 0.13.0, 0.14.0, 0.14.1, 0.15.0, 0.15.1, 0.16.0, 0.17.0, 0.17.1, 0.18.0, 0.18.1, 0.19.0, 0.19.1, 0.20.0) ERROR: No matching distribution found for vllm==0.8.5 (venv) leo@leo:~$</w:t>
      </w:r>
    </w:p>
    <w:p w14:paraId="44084BB1"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0D4C958D"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20:25</w:t>
      </w:r>
    </w:p>
    <w:p w14:paraId="4E120A4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Встановимо vllm 0.</w:t>
      </w:r>
    </w:p>
    <w:p w14:paraId="2522222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Встановимо vllm 0.8.3:</w:t>
      </w:r>
    </w:p>
    <w:p w14:paraId="29845D5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55FE07D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vllm</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0.8</w:t>
      </w:r>
      <w:r w:rsidRPr="00FE6477">
        <w:rPr>
          <w:rFonts w:ascii="Courier New" w:eastAsia="Times New Roman" w:hAnsi="Courier New" w:cs="Courier New"/>
          <w:color w:val="14181F"/>
          <w:kern w:val="0"/>
          <w:sz w:val="20"/>
          <w:szCs w:val="20"/>
          <w:bdr w:val="single" w:sz="2" w:space="0" w:color="1F1F1E" w:frame="1"/>
          <w14:ligatures w14:val="none"/>
        </w:rPr>
        <w:t>.3</w:t>
      </w:r>
    </w:p>
    <w:p w14:paraId="0D80455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0CEFBEF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Installing build dependencies .</w:t>
      </w:r>
    </w:p>
    <w:p w14:paraId="647EE13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Installing build dependencies ... done Getting requirements to build wheel ... error error: subprocess-exited-with-error</w:t>
      </w:r>
    </w:p>
    <w:p w14:paraId="729253F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 Getting requirements to build wheel did not run successfully. </w:t>
      </w:r>
      <w:r w:rsidRPr="00FE6477">
        <w:rPr>
          <w:rFonts w:ascii="MS Gothic" w:eastAsia="MS Gothic" w:hAnsi="MS Gothic" w:cs="MS Gothic" w:hint="eastAsia"/>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exit code: 1 </w:t>
      </w:r>
      <w:r w:rsidRPr="00FE6477">
        <w:rPr>
          <w:rFonts w:ascii="Segoe UI Symbol" w:eastAsia="Times New Roman" w:hAnsi="Segoe UI Symbol" w:cs="Segoe UI Symbol"/>
          <w:color w:val="121212"/>
          <w:kern w:val="0"/>
          <w:sz w:val="27"/>
          <w:szCs w:val="27"/>
          <w14:ligatures w14:val="none"/>
        </w:rPr>
        <w:t>╰</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&gt; [23 lines of output] Traceback (most recent call last): File "/home/leo/venv/lib/python3.13/site-packages/pip/_vendor/pyproject_hooks/_in_process/_in_[process.py](</w:t>
      </w:r>
      <w:hyperlink r:id="rId67"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http://process.py</w:t>
        </w:r>
      </w:hyperlink>
      <w:r w:rsidRPr="00FE6477">
        <w:rPr>
          <w:rFonts w:ascii="Segoe UI" w:eastAsia="Times New Roman" w:hAnsi="Segoe UI" w:cs="Segoe UI"/>
          <w:color w:val="121212"/>
          <w:kern w:val="0"/>
          <w:sz w:val="27"/>
          <w:szCs w:val="27"/>
          <w14:ligatures w14:val="none"/>
        </w:rPr>
        <w:t>)", line 389, in &lt;module&gt; main() ~~~~^^ File "/home/leo/venv/lib/python3.13/site-</w:t>
      </w:r>
      <w:r w:rsidRPr="00FE6477">
        <w:rPr>
          <w:rFonts w:ascii="Segoe UI" w:eastAsia="Times New Roman" w:hAnsi="Segoe UI" w:cs="Segoe UI"/>
          <w:color w:val="121212"/>
          <w:kern w:val="0"/>
          <w:sz w:val="27"/>
          <w:szCs w:val="27"/>
          <w14:ligatures w14:val="none"/>
        </w:rPr>
        <w:lastRenderedPageBreak/>
        <w:t>packages/pip/_vendor/pyproject_hooks/_in_process/_in_[process.py](</w:t>
      </w:r>
      <w:hyperlink r:id="rId68"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http://process.py</w:t>
        </w:r>
      </w:hyperlink>
      <w:r w:rsidRPr="00FE6477">
        <w:rPr>
          <w:rFonts w:ascii="Segoe UI" w:eastAsia="Times New Roman" w:hAnsi="Segoe UI" w:cs="Segoe UI"/>
          <w:color w:val="121212"/>
          <w:kern w:val="0"/>
          <w:sz w:val="27"/>
          <w:szCs w:val="27"/>
          <w14:ligatures w14:val="none"/>
        </w:rPr>
        <w:t>)", line 373, in main json_out["return_val"] = hook(**hook_input["kwargs"]) ~~~~^^^^^^^^^^^^^^^^^^^^^^^^ File "/home/leo/venv/lib/python3.13/site-packages/pip/_vendor/pyproject_hooks/_in_process/_in_[process.py](</w:t>
      </w:r>
      <w:hyperlink r:id="rId69"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http://process.py</w:t>
        </w:r>
      </w:hyperlink>
      <w:r w:rsidRPr="00FE6477">
        <w:rPr>
          <w:rFonts w:ascii="Segoe UI" w:eastAsia="Times New Roman" w:hAnsi="Segoe UI" w:cs="Segoe UI"/>
          <w:color w:val="121212"/>
          <w:kern w:val="0"/>
          <w:sz w:val="27"/>
          <w:szCs w:val="27"/>
          <w14:ligatures w14:val="none"/>
        </w:rPr>
        <w:t>)", line 143, in get_requires_for_build_wheel return hook(config_settings) File "/tmp/pip-build-env-ayrw_cyg/overlay/lib/python3.13/site-packages/setuptools/build_[meta.py](</w:t>
      </w:r>
      <w:hyperlink r:id="rId7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333, in get_requires_for_build_wheel return self._get_build_requires(config_settings, requirements=[]) ~~~~~~~~~~~~~~~~~~~~~~~~^^^^^^^^^^^^^^^^^^^^^^^^^^^^^^^^^^ File "/tmp/pip-build-env-ayrw_cyg/overlay/lib/python3.13/site-packages/setuptools/build_[meta.py](</w:t>
      </w:r>
      <w:hyperlink r:id="rId7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301, in _get_build_requires [self.run](</w:t>
      </w:r>
      <w:hyperlink r:id="rId7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http://self.run)_setup(</w:t>
        </w:r>
      </w:hyperlink>
      <w:r w:rsidRPr="00FE6477">
        <w:rPr>
          <w:rFonts w:ascii="Segoe UI" w:eastAsia="Times New Roman" w:hAnsi="Segoe UI" w:cs="Segoe UI"/>
          <w:color w:val="121212"/>
          <w:kern w:val="0"/>
          <w:sz w:val="27"/>
          <w:szCs w:val="27"/>
          <w14:ligatures w14:val="none"/>
        </w:rPr>
        <w:t>) ~~~~~~~~~~~~~~^^ File "/tmp/pip-build-env-ayrw_cyg/overlay/lib/python3.13/site-packages/setuptools/build_[meta.py](</w:t>
      </w:r>
      <w:hyperlink r:id="rId7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520, in run_setup super().run_setup(setup_script=setup_script) ~~~~~~~~~~~~~~~~~^^^^^^^^^^^^^^^^^^^^^^^^^^^ File "/tmp/pip-build-env-ayrw_cyg/overlay/lib/python3.13/site-packages/setuptools/build_[meta.py](</w:t>
      </w:r>
      <w:hyperlink r:id="rId74"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317, in run_setup exec(code, locals()) ~~~~^^^^^^^^^^^^^^^^ File "&lt;string&gt;", line 24, in &lt;module&gt; ModuleNotFoundError: No module named 'torch' [end of output]</w:t>
      </w:r>
    </w:p>
    <w:p w14:paraId="72AB2C6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note: This error originates from a subprocess, and is likely not a problem with pip. error: subprocess-exited-with-error × Getting requirements to build wheel did not run successfully. </w:t>
      </w:r>
      <w:r w:rsidRPr="00FE6477">
        <w:rPr>
          <w:rFonts w:ascii="MS Gothic" w:eastAsia="MS Gothic" w:hAnsi="MS Gothic" w:cs="MS Gothic" w:hint="eastAsia"/>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exit code: 1 </w:t>
      </w:r>
      <w:r w:rsidRPr="00FE6477">
        <w:rPr>
          <w:rFonts w:ascii="Segoe UI Symbol" w:eastAsia="Times New Roman" w:hAnsi="Segoe UI Symbol" w:cs="Segoe UI Symbol"/>
          <w:color w:val="121212"/>
          <w:kern w:val="0"/>
          <w:sz w:val="27"/>
          <w:szCs w:val="27"/>
          <w14:ligatures w14:val="none"/>
        </w:rPr>
        <w:t>╰</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&gt; See above for output. note: This error originates from a subprocess, and is likely not a problem with pip. (venv) leo@leo:~$</w:t>
      </w:r>
    </w:p>
    <w:p w14:paraId="2BD33BD1"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61AA9704"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20:26</w:t>
      </w:r>
    </w:p>
    <w:p w14:paraId="6870695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 vllm 0.</w:t>
      </w:r>
    </w:p>
    <w:p w14:paraId="3B86163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 vllm 0.8.x потребує Python 3.12, а у вас 3.13. Встановимо сумісну версію:</w:t>
      </w:r>
    </w:p>
    <w:p w14:paraId="220FB74B"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FF7744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vllm</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0.7</w:t>
      </w:r>
      <w:r w:rsidRPr="00FE6477">
        <w:rPr>
          <w:rFonts w:ascii="Courier New" w:eastAsia="Times New Roman" w:hAnsi="Courier New" w:cs="Courier New"/>
          <w:color w:val="14181F"/>
          <w:kern w:val="0"/>
          <w:sz w:val="20"/>
          <w:szCs w:val="20"/>
          <w:bdr w:val="single" w:sz="2" w:space="0" w:color="1F1F1E" w:frame="1"/>
          <w14:ligatures w14:val="none"/>
        </w:rPr>
        <w:t>.3</w:t>
      </w:r>
    </w:p>
    <w:p w14:paraId="63341B2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6101DDA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wordWrap w:val="0"/>
        <w:spacing w:after="0" w:line="240" w:lineRule="auto"/>
        <w:rPr>
          <w:rFonts w:ascii="Segoe UI" w:eastAsia="Times New Roman" w:hAnsi="Segoe UI" w:cs="Segoe UI"/>
          <w:color w:val="121212"/>
          <w:kern w:val="0"/>
          <w:sz w:val="12"/>
          <w:szCs w:val="12"/>
          <w14:ligatures w14:val="none"/>
        </w:rPr>
      </w:pPr>
      <w:r w:rsidRPr="00FE6477">
        <w:rPr>
          <w:rFonts w:ascii="Segoe UI" w:eastAsia="Times New Roman" w:hAnsi="Segoe UI" w:cs="Segoe UI"/>
          <w:color w:val="121212"/>
          <w:kern w:val="0"/>
          <w:sz w:val="12"/>
          <w:szCs w:val="12"/>
          <w14:ligatures w14:val="none"/>
        </w:rPr>
        <w:lastRenderedPageBreak/>
        <w:t xml:space="preserve">Getting requirements to build wheel ... error error: subprocess-exited-with-error × Getting requirements to build wheel did not run successfully. </w:t>
      </w:r>
      <w:r w:rsidRPr="00FE6477">
        <w:rPr>
          <w:rFonts w:ascii="MS Gothic" w:eastAsia="MS Gothic" w:hAnsi="MS Gothic" w:cs="MS Gothic" w:hint="eastAsia"/>
          <w:color w:val="121212"/>
          <w:kern w:val="0"/>
          <w:sz w:val="12"/>
          <w:szCs w:val="12"/>
          <w14:ligatures w14:val="none"/>
        </w:rPr>
        <w:t>│</w:t>
      </w:r>
      <w:r w:rsidRPr="00FE6477">
        <w:rPr>
          <w:rFonts w:ascii="Segoe UI" w:eastAsia="Times New Roman" w:hAnsi="Segoe UI" w:cs="Segoe UI"/>
          <w:color w:val="121212"/>
          <w:kern w:val="0"/>
          <w:sz w:val="12"/>
          <w:szCs w:val="12"/>
          <w14:ligatures w14:val="none"/>
        </w:rPr>
        <w:t xml:space="preserve"> exit code: 1 </w:t>
      </w:r>
      <w:r w:rsidRPr="00FE6477">
        <w:rPr>
          <w:rFonts w:ascii="Segoe UI Symbol" w:eastAsia="Times New Roman" w:hAnsi="Segoe UI Symbol" w:cs="Segoe UI Symbol"/>
          <w:color w:val="121212"/>
          <w:kern w:val="0"/>
          <w:sz w:val="12"/>
          <w:szCs w:val="12"/>
          <w14:ligatures w14:val="none"/>
        </w:rPr>
        <w:t>╰</w:t>
      </w:r>
      <w:r w:rsidRPr="00FE6477">
        <w:rPr>
          <w:rFonts w:ascii="Arial" w:eastAsia="Times New Roman" w:hAnsi="Arial" w:cs="Arial"/>
          <w:color w:val="121212"/>
          <w:kern w:val="0"/>
          <w:sz w:val="12"/>
          <w:szCs w:val="12"/>
          <w14:ligatures w14:val="none"/>
        </w:rPr>
        <w:t>─</w:t>
      </w:r>
      <w:r w:rsidRPr="00FE6477">
        <w:rPr>
          <w:rFonts w:ascii="Segoe UI" w:eastAsia="Times New Roman" w:hAnsi="Segoe UI" w:cs="Segoe UI"/>
          <w:color w:val="121212"/>
          <w:kern w:val="0"/>
          <w:sz w:val="12"/>
          <w:szCs w:val="12"/>
          <w14:ligatures w14:val="none"/>
        </w:rPr>
        <w:t>&gt; [23 lines of output] Traceback (most recent call last): File "/home/leo/venv/lib/python3.13/site-packages/pip</w:t>
      </w:r>
    </w:p>
    <w:p w14:paraId="1FA1955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195" w:lineRule="atLeast"/>
        <w:rPr>
          <w:rFonts w:ascii="Segoe UI" w:eastAsia="Times New Roman" w:hAnsi="Segoe UI" w:cs="Segoe UI"/>
          <w:caps/>
          <w:color w:val="373734"/>
          <w:kern w:val="0"/>
          <w:sz w:val="17"/>
          <w:szCs w:val="17"/>
          <w14:ligatures w14:val="none"/>
        </w:rPr>
      </w:pPr>
      <w:r w:rsidRPr="00FE6477">
        <w:rPr>
          <w:rFonts w:ascii="Segoe UI" w:eastAsia="Times New Roman" w:hAnsi="Segoe UI" w:cs="Segoe UI"/>
          <w:caps/>
          <w:color w:val="373734"/>
          <w:kern w:val="0"/>
          <w:sz w:val="17"/>
          <w:szCs w:val="17"/>
          <w14:ligatures w14:val="none"/>
        </w:rPr>
        <w:t>pasted</w:t>
      </w:r>
    </w:p>
    <w:p w14:paraId="14EA97CD"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20:27</w:t>
      </w:r>
    </w:p>
    <w:p w14:paraId="06CE569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Проблема зрозуміла — Python 3.</w:t>
      </w:r>
    </w:p>
    <w:p w14:paraId="34DD6EE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Проблема зрозуміла — Python 3.13 несумісний зі старими версіями vLLM. Потрібен Python 3.12.</w:t>
      </w:r>
    </w:p>
    <w:p w14:paraId="2DF51BD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Встановимо Python 3.12 і створимо новий venv:</w:t>
      </w:r>
    </w:p>
    <w:p w14:paraId="2F38F0BA"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677D43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python3.12 python3.12-venv</w:t>
      </w:r>
    </w:p>
    <w:p w14:paraId="2E14B76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python3.12 -m venv ~/venv312</w:t>
      </w:r>
    </w:p>
    <w:p w14:paraId="6BCD464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~/venv312/bin/activate</w:t>
      </w:r>
    </w:p>
    <w:p w14:paraId="3D0D294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torch</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2.6</w:t>
      </w:r>
      <w:r w:rsidRPr="00FE6477">
        <w:rPr>
          <w:rFonts w:ascii="Courier New" w:eastAsia="Times New Roman" w:hAnsi="Courier New" w:cs="Courier New"/>
          <w:color w:val="14181F"/>
          <w:kern w:val="0"/>
          <w:sz w:val="20"/>
          <w:szCs w:val="20"/>
          <w:bdr w:val="single" w:sz="2" w:space="0" w:color="1F1F1E" w:frame="1"/>
          <w14:ligatures w14:val="none"/>
        </w:rPr>
        <w:t>.0 --index-url https://download.pytorch.org/whl/cu124</w:t>
      </w:r>
    </w:p>
    <w:p w14:paraId="3CF5071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vllm</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0.8</w:t>
      </w:r>
      <w:r w:rsidRPr="00FE6477">
        <w:rPr>
          <w:rFonts w:ascii="Courier New" w:eastAsia="Times New Roman" w:hAnsi="Courier New" w:cs="Courier New"/>
          <w:color w:val="14181F"/>
          <w:kern w:val="0"/>
          <w:sz w:val="20"/>
          <w:szCs w:val="20"/>
          <w:bdr w:val="single" w:sz="2" w:space="0" w:color="1F1F1E" w:frame="1"/>
          <w14:ligatures w14:val="none"/>
        </w:rPr>
        <w:t>.3</w:t>
      </w:r>
    </w:p>
    <w:p w14:paraId="1F1D109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10-15 хвилин. Напишіть коли завершиться.</w:t>
      </w:r>
    </w:p>
    <w:p w14:paraId="391121A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 Getting requirements to build wheel did not run successfully.</w:t>
      </w:r>
    </w:p>
    <w:p w14:paraId="6145E0F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 Getting requirements to build wheel did not run successfully. </w:t>
      </w:r>
      <w:r w:rsidRPr="00FE6477">
        <w:rPr>
          <w:rFonts w:ascii="MS Gothic" w:eastAsia="MS Gothic" w:hAnsi="MS Gothic" w:cs="MS Gothic" w:hint="eastAsia"/>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exit code: 1 </w:t>
      </w:r>
      <w:r w:rsidRPr="00FE6477">
        <w:rPr>
          <w:rFonts w:ascii="Segoe UI Symbol" w:eastAsia="Times New Roman" w:hAnsi="Segoe UI Symbol" w:cs="Segoe UI Symbol"/>
          <w:color w:val="121212"/>
          <w:kern w:val="0"/>
          <w:sz w:val="27"/>
          <w:szCs w:val="27"/>
          <w14:ligatures w14:val="none"/>
        </w:rPr>
        <w:t>╰</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&gt; [23 lines of output] Traceback (most recent call last): File "/home/leo/venv/lib/python3.13/site-packages/pip/_vendor/pyproject_hooks/_in_process/_in_[process.py](</w:t>
      </w:r>
      <w:hyperlink r:id="rId75"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http://process.py</w:t>
        </w:r>
      </w:hyperlink>
      <w:r w:rsidRPr="00FE6477">
        <w:rPr>
          <w:rFonts w:ascii="Segoe UI" w:eastAsia="Times New Roman" w:hAnsi="Segoe UI" w:cs="Segoe UI"/>
          <w:color w:val="121212"/>
          <w:kern w:val="0"/>
          <w:sz w:val="27"/>
          <w:szCs w:val="27"/>
          <w14:ligatures w14:val="none"/>
        </w:rPr>
        <w:t>)", line 389, in &lt;module&gt; main() ~~~~^^ File "/home/leo/venv/lib/python3.13/site-packages/pip/_vendor/pyproject_hooks/_in_process/_in_[process.py](</w:t>
      </w:r>
      <w:hyperlink r:id="rId76"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http://process.py</w:t>
        </w:r>
      </w:hyperlink>
      <w:r w:rsidRPr="00FE6477">
        <w:rPr>
          <w:rFonts w:ascii="Segoe UI" w:eastAsia="Times New Roman" w:hAnsi="Segoe UI" w:cs="Segoe UI"/>
          <w:color w:val="121212"/>
          <w:kern w:val="0"/>
          <w:sz w:val="27"/>
          <w:szCs w:val="27"/>
          <w14:ligatures w14:val="none"/>
        </w:rPr>
        <w:t>)", line 373, in main json_out["return_val"] = hook(**hook_input["kwargs"]) ~~~~^^^^^^^^^^^^^^^^^^^^^^^^ File "/home/leo/venv/lib/python3.13/site-packages/pip/_vendor/pyproject_hooks/_in_process/_in_[process.py](</w:t>
      </w:r>
      <w:hyperlink r:id="rId77"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http://process.py</w:t>
        </w:r>
      </w:hyperlink>
      <w:r w:rsidRPr="00FE6477">
        <w:rPr>
          <w:rFonts w:ascii="Segoe UI" w:eastAsia="Times New Roman" w:hAnsi="Segoe UI" w:cs="Segoe UI"/>
          <w:color w:val="121212"/>
          <w:kern w:val="0"/>
          <w:sz w:val="27"/>
          <w:szCs w:val="27"/>
          <w14:ligatures w14:val="none"/>
        </w:rPr>
        <w:t>)", line 143, in get_requires_for_build_wheel return hook(config_settings) File "/tmp/pip-build-env-lm7erqx6/overlay/lib/python3.13/site-packages/setuptools/build_[meta.py](</w:t>
      </w:r>
      <w:hyperlink r:id="rId78"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333, in get_requires_for_build_wheel return self._get_build_requires(config_settings, requirements=[]) ~~~~~~~~~~~~~~~~~~~~~~~~^^^^^^^^^^^^^^^^^^^^^^^^^^^^^^^^^^ File "/tmp/pip-build-env-lm7erqx6/overlay/lib/python3.13/site-packages/setuptools/build_[meta.py](</w:t>
      </w:r>
      <w:hyperlink r:id="rId79"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301, in _get_build_requires [self.run](</w:t>
      </w:r>
      <w:hyperlink r:id="rId80"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http://self.run)_setup(</w:t>
        </w:r>
      </w:hyperlink>
      <w:r w:rsidRPr="00FE6477">
        <w:rPr>
          <w:rFonts w:ascii="Segoe UI" w:eastAsia="Times New Roman" w:hAnsi="Segoe UI" w:cs="Segoe UI"/>
          <w:color w:val="121212"/>
          <w:kern w:val="0"/>
          <w:sz w:val="27"/>
          <w:szCs w:val="27"/>
          <w14:ligatures w14:val="none"/>
        </w:rPr>
        <w:t xml:space="preserve">) ~~~~~~~~~~~~~~^^ </w:t>
      </w:r>
      <w:r w:rsidRPr="00FE6477">
        <w:rPr>
          <w:rFonts w:ascii="Segoe UI" w:eastAsia="Times New Roman" w:hAnsi="Segoe UI" w:cs="Segoe UI"/>
          <w:color w:val="121212"/>
          <w:kern w:val="0"/>
          <w:sz w:val="27"/>
          <w:szCs w:val="27"/>
          <w14:ligatures w14:val="none"/>
        </w:rPr>
        <w:lastRenderedPageBreak/>
        <w:t>File "/tmp/pip-build-env-lm7erqx6/overlay/lib/python3.13/site-packages/setuptools/build_[meta.py](</w:t>
      </w:r>
      <w:hyperlink r:id="rId81"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520, in run_setup super().run_setup(setup_script=setup_script) ~~~~~~~~~~~~~~~~~^^^^^^^^^^^^^^^^^^^^^^^^^^^ File "/tmp/pip-build-env-lm7erqx6/overlay/lib/python3.13/site-packages/setuptools/build_[meta.py](</w:t>
      </w:r>
      <w:hyperlink r:id="rId82"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http://meta.py</w:t>
        </w:r>
      </w:hyperlink>
      <w:r w:rsidRPr="00FE6477">
        <w:rPr>
          <w:rFonts w:ascii="Segoe UI" w:eastAsia="Times New Roman" w:hAnsi="Segoe UI" w:cs="Segoe UI"/>
          <w:color w:val="121212"/>
          <w:kern w:val="0"/>
          <w:sz w:val="27"/>
          <w:szCs w:val="27"/>
          <w14:ligatures w14:val="none"/>
        </w:rPr>
        <w:t>)", line 317, in run_setup exec(code, locals()) ~~~~^^^^^^^^^^^^^^^^ File "&lt;string&gt;", line 24, in &lt;module&gt; ModuleNotFoundError: No module named 'torch' [end of output]</w:t>
      </w:r>
    </w:p>
    <w:p w14:paraId="50D4F60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 xml:space="preserve">note: This error originates from a subprocess, and is likely not a problem with pip. error: subprocess-exited-with-error × Getting requirements to build wheel did not run successfully. </w:t>
      </w:r>
      <w:r w:rsidRPr="00FE6477">
        <w:rPr>
          <w:rFonts w:ascii="MS Gothic" w:eastAsia="MS Gothic" w:hAnsi="MS Gothic" w:cs="MS Gothic" w:hint="eastAsia"/>
          <w:color w:val="121212"/>
          <w:kern w:val="0"/>
          <w:sz w:val="27"/>
          <w:szCs w:val="27"/>
          <w14:ligatures w14:val="none"/>
        </w:rPr>
        <w:t>│</w:t>
      </w:r>
      <w:r w:rsidRPr="00FE6477">
        <w:rPr>
          <w:rFonts w:ascii="Segoe UI" w:eastAsia="Times New Roman" w:hAnsi="Segoe UI" w:cs="Segoe UI"/>
          <w:color w:val="121212"/>
          <w:kern w:val="0"/>
          <w:sz w:val="27"/>
          <w:szCs w:val="27"/>
          <w14:ligatures w14:val="none"/>
        </w:rPr>
        <w:t xml:space="preserve"> exit code: 1 </w:t>
      </w:r>
      <w:r w:rsidRPr="00FE6477">
        <w:rPr>
          <w:rFonts w:ascii="Segoe UI Symbol" w:eastAsia="Times New Roman" w:hAnsi="Segoe UI Symbol" w:cs="Segoe UI Symbol"/>
          <w:color w:val="121212"/>
          <w:kern w:val="0"/>
          <w:sz w:val="27"/>
          <w:szCs w:val="27"/>
          <w14:ligatures w14:val="none"/>
        </w:rPr>
        <w:t>╰</w:t>
      </w:r>
      <w:r w:rsidRPr="00FE6477">
        <w:rPr>
          <w:rFonts w:ascii="Arial" w:eastAsia="Times New Roman" w:hAnsi="Arial" w:cs="Arial"/>
          <w:color w:val="121212"/>
          <w:kern w:val="0"/>
          <w:sz w:val="27"/>
          <w:szCs w:val="27"/>
          <w14:ligatures w14:val="none"/>
        </w:rPr>
        <w:t>─</w:t>
      </w:r>
      <w:r w:rsidRPr="00FE6477">
        <w:rPr>
          <w:rFonts w:ascii="Segoe UI" w:eastAsia="Times New Roman" w:hAnsi="Segoe UI" w:cs="Segoe UI"/>
          <w:color w:val="121212"/>
          <w:kern w:val="0"/>
          <w:sz w:val="27"/>
          <w:szCs w:val="27"/>
          <w14:ligatures w14:val="none"/>
        </w:rPr>
        <w:t>&gt; See above for output. note: This error originates from a subprocess, and is likely not a problem with pip. (venv) leo@leo:~$</w:t>
      </w:r>
    </w:p>
    <w:p w14:paraId="14EFDD50"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510A0D52"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20:27</w:t>
      </w:r>
    </w:p>
    <w:p w14:paraId="09ADD2A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Схоже ще використовується старий venv.</w:t>
      </w:r>
    </w:p>
    <w:p w14:paraId="6C778F5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Схоже ще використовується старий venv. Переконаємось що використовуємо новий:</w:t>
      </w:r>
    </w:p>
    <w:p w14:paraId="41C3A0D3"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08FDA7C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~/venv312/bin/activate</w:t>
      </w:r>
    </w:p>
    <w:p w14:paraId="061A511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python --version</w:t>
      </w:r>
    </w:p>
    <w:p w14:paraId="3AA4AF8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5AED8F6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note: This error originates from a subprocess, and is likely not a problem with pip.</w:t>
      </w:r>
    </w:p>
    <w:p w14:paraId="66A41ED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note: This error originates from a subprocess, and is likely not a problem with pip. (venv) leo@leo:~$ source ~/venv312/bin/activate python --version -bash: /home/leo/venv312/bin/activate: No such file or directory Python 3.13.3 (venv) leo@leo:~$</w:t>
      </w:r>
    </w:p>
    <w:p w14:paraId="413FFA9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20:28</w:t>
      </w:r>
    </w:p>
    <w:p w14:paraId="4E7C6C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Python 3.</w:t>
      </w:r>
    </w:p>
    <w:p w14:paraId="164A5E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Python 3.12 не встановився. Спробуємо інакше:</w:t>
      </w:r>
    </w:p>
    <w:p w14:paraId="3E071A6D"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18D8B2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python3.12 python3.12-venv python3.12-dev</w:t>
      </w:r>
    </w:p>
    <w:p w14:paraId="1E215DC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0117244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lastRenderedPageBreak/>
        <w:t>You said: давай встановим claude сервер через api</w:t>
      </w:r>
    </w:p>
    <w:p w14:paraId="6FD7D69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давай встановим claude сервер через api</w:t>
      </w:r>
    </w:p>
    <w:p w14:paraId="464F4E8B"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20:28</w:t>
      </w:r>
    </w:p>
    <w:p w14:paraId="6B85160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Гарна ідея!</w:t>
      </w:r>
    </w:p>
    <w:p w14:paraId="6BAA8A6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Гарна ідея! Це найпростіше рішення — використовувати Claude API замість локальної моделі.</w:t>
      </w:r>
    </w:p>
    <w:p w14:paraId="088C10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Для цього потрібен API ключ від Anthropic. Є у вас акаунт на </w:t>
      </w:r>
      <w:r w:rsidRPr="00FE6477">
        <w:rPr>
          <w:rFonts w:ascii="Georgia" w:eastAsia="Times New Roman" w:hAnsi="Georgia" w:cs="Segoe UI"/>
          <w:b/>
          <w:bCs/>
          <w:color w:val="121212"/>
          <w:kern w:val="0"/>
          <w:sz w:val="27"/>
          <w:szCs w:val="27"/>
          <w:bdr w:val="single" w:sz="2" w:space="0" w:color="1F1F1E" w:frame="1"/>
          <w14:ligatures w14:val="none"/>
        </w:rPr>
        <w:t>console.anthropic.com</w:t>
      </w:r>
      <w:r w:rsidRPr="00FE6477">
        <w:rPr>
          <w:rFonts w:ascii="Georgia" w:eastAsia="Times New Roman" w:hAnsi="Georgia" w:cs="Segoe UI"/>
          <w:color w:val="121212"/>
          <w:kern w:val="0"/>
          <w:sz w:val="27"/>
          <w:szCs w:val="27"/>
          <w14:ligatures w14:val="none"/>
        </w:rPr>
        <w:t>?</w:t>
      </w:r>
    </w:p>
    <w:p w14:paraId="006571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да, але поставим поможеш налаштувати llm</w:t>
      </w:r>
    </w:p>
    <w:p w14:paraId="4EB4DDD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да, але поставим поможеш налаштувати llm</w:t>
      </w:r>
    </w:p>
    <w:p w14:paraId="0BB03870"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20:30</w:t>
      </w:r>
    </w:p>
    <w:p w14:paraId="0271D7B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Так, допоможу!</w:t>
      </w:r>
    </w:p>
    <w:p w14:paraId="646C3AD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Так, допоможу! Але спочатку вирішимо проблему з Python 3.12.</w:t>
      </w:r>
    </w:p>
    <w:p w14:paraId="271A94B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показала команда:</w:t>
      </w:r>
    </w:p>
    <w:p w14:paraId="41C800F4"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0D96DA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python3.12 python3.12-venv python3.12-dev</w:t>
      </w:r>
    </w:p>
    <w:p w14:paraId="204F7CE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 sudo apt install -y python3.</w:t>
      </w:r>
    </w:p>
    <w:p w14:paraId="247855D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(venv) leo@leo:~$ sudo apt install -y python3.12 python3.12-venv python3.12-dev Error: Unable to locate package python3.12 Error: Couldn't find any package by glob 'python3.12' Error: Unable to locate package python3.12-venv Error: Couldn't find any package by glob 'python3.12-venv' Error: Unable to locate package python3.12-dev Error: Couldn't find any package by glob 'python3.12-dev' (venv) leo@leo:~$</w:t>
      </w:r>
    </w:p>
    <w:p w14:paraId="37829085"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20:30</w:t>
      </w:r>
    </w:p>
    <w:p w14:paraId="26EF0F9E"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Ubuntu 25.</w:t>
      </w:r>
    </w:p>
    <w:p w14:paraId="3C36D6F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Ubuntu 25.04 має тільки Python 3.13. Додамо репозиторій deadsnakes:</w:t>
      </w:r>
    </w:p>
    <w:p w14:paraId="1EE0E4B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4B43D4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add-apt-repository ppa:deadsnakes/ppa -y</w:t>
      </w:r>
    </w:p>
    <w:p w14:paraId="019F374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update</w:t>
      </w:r>
    </w:p>
    <w:p w14:paraId="5418E6B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python3.12 python3.12-venv python3.12-dev</w:t>
      </w:r>
    </w:p>
    <w:p w14:paraId="5A57528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63068AE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404 Not Found [IP: 185.</w:t>
      </w:r>
    </w:p>
    <w:p w14:paraId="0D0C2CD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lastRenderedPageBreak/>
        <w:t>404 Not Found [IP: 185.125.190.80 443] Error: The repository '</w:t>
      </w:r>
      <w:hyperlink r:id="rId83"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https://ppa.launchpadcontent.net/deadsnakes/ppa/ubuntu</w:t>
        </w:r>
      </w:hyperlink>
      <w:r w:rsidRPr="00FE6477">
        <w:rPr>
          <w:rFonts w:ascii="Segoe UI" w:eastAsia="Times New Roman" w:hAnsi="Segoe UI" w:cs="Segoe UI"/>
          <w:color w:val="121212"/>
          <w:kern w:val="0"/>
          <w:sz w:val="27"/>
          <w:szCs w:val="27"/>
          <w14:ligatures w14:val="none"/>
        </w:rPr>
        <w:t xml:space="preserve"> plucky Release' does not have a Release file. Notice: Updating from such a repository can't be done securely, and is therefore disabled by default. Notice: See apt-secure(8) manpage for repository creation and user configuration details. Error: Unable to locate package python3.12 Error: Couldn't find any package by glob 'python3.12' Error: Unable to locate package python3.12-venv Error: Couldn't find any package by glob 'python3.12-venv' Error: Unable to locate package python3.12-dev Error: Couldn't find any package by glob 'python3.12-dev' (venv) leo@leo:~$</w:t>
      </w:r>
    </w:p>
    <w:p w14:paraId="27211B49" w14:textId="77777777" w:rsidR="00FE6477" w:rsidRPr="00FE6477" w:rsidRDefault="00FE6477" w:rsidP="00FE6477">
      <w:pP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Show more</w:t>
      </w:r>
    </w:p>
    <w:p w14:paraId="3C207791"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20:31</w:t>
      </w:r>
    </w:p>
    <w:p w14:paraId="4497CA6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Deadsnakes ще не підтримує Ubuntu 25.</w:t>
      </w:r>
    </w:p>
    <w:p w14:paraId="0E3D55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Deadsnakes ще не підтримує Ubuntu 25.04. Встановимо Python 3.12 з вихідного коду:</w:t>
      </w:r>
    </w:p>
    <w:p w14:paraId="6202CEF3"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20CA1B6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apt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-y build-essential libssl-dev zlib1g-dev libncurses5-dev libncursesw5-dev libreadline-dev libsqlite3-dev libgdbm-dev libdb5.3-dev libbz2-dev libexpat1-dev liblzma-dev libffi-dev</w:t>
      </w:r>
    </w:p>
    <w:p w14:paraId="0489A06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wget</w:t>
      </w:r>
      <w:r w:rsidRPr="00FE6477">
        <w:rPr>
          <w:rFonts w:ascii="Courier New" w:eastAsia="Times New Roman" w:hAnsi="Courier New" w:cs="Courier New"/>
          <w:color w:val="14181F"/>
          <w:kern w:val="0"/>
          <w:sz w:val="20"/>
          <w:szCs w:val="20"/>
          <w:bdr w:val="single" w:sz="2" w:space="0" w:color="1F1F1E" w:frame="1"/>
          <w14:ligatures w14:val="none"/>
        </w:rPr>
        <w:t xml:space="preserve"> https://www.python.org/ftp/python/3.12.9/Python-3.12.9.tgz</w:t>
      </w:r>
    </w:p>
    <w:p w14:paraId="2EDA3C9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tar</w:t>
      </w:r>
      <w:r w:rsidRPr="00FE6477">
        <w:rPr>
          <w:rFonts w:ascii="Courier New" w:eastAsia="Times New Roman" w:hAnsi="Courier New" w:cs="Courier New"/>
          <w:color w:val="14181F"/>
          <w:kern w:val="0"/>
          <w:sz w:val="20"/>
          <w:szCs w:val="20"/>
          <w:bdr w:val="single" w:sz="2" w:space="0" w:color="1F1F1E" w:frame="1"/>
          <w14:ligatures w14:val="none"/>
        </w:rPr>
        <w:t xml:space="preserve"> xzf Python-3.12.9.tgz</w:t>
      </w:r>
    </w:p>
    <w:p w14:paraId="055281A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cd</w:t>
      </w:r>
      <w:r w:rsidRPr="00FE6477">
        <w:rPr>
          <w:rFonts w:ascii="Courier New" w:eastAsia="Times New Roman" w:hAnsi="Courier New" w:cs="Courier New"/>
          <w:color w:val="14181F"/>
          <w:kern w:val="0"/>
          <w:sz w:val="20"/>
          <w:szCs w:val="20"/>
          <w:bdr w:val="single" w:sz="2" w:space="0" w:color="1F1F1E" w:frame="1"/>
          <w14:ligatures w14:val="none"/>
        </w:rPr>
        <w:t xml:space="preserve"> Python-3.12.9</w:t>
      </w:r>
    </w:p>
    <w:p w14:paraId="4944007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./configure --enable-optimizations</w:t>
      </w:r>
    </w:p>
    <w:p w14:paraId="50D29C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make</w:t>
      </w:r>
      <w:r w:rsidRPr="00FE6477">
        <w:rPr>
          <w:rFonts w:ascii="Courier New" w:eastAsia="Times New Roman" w:hAnsi="Courier New" w:cs="Courier New"/>
          <w:color w:val="14181F"/>
          <w:kern w:val="0"/>
          <w:sz w:val="20"/>
          <w:szCs w:val="20"/>
          <w:bdr w:val="single" w:sz="2" w:space="0" w:color="1F1F1E" w:frame="1"/>
          <w14:ligatures w14:val="none"/>
        </w:rPr>
        <w:t xml:space="preserve"> -j</w:t>
      </w:r>
      <w:r w:rsidRPr="00FE6477">
        <w:rPr>
          <w:rFonts w:ascii="Courier New" w:eastAsia="Times New Roman" w:hAnsi="Courier New" w:cs="Courier New"/>
          <w:color w:val="B34A00"/>
          <w:kern w:val="0"/>
          <w:sz w:val="20"/>
          <w:szCs w:val="20"/>
          <w:bdr w:val="single" w:sz="2" w:space="0" w:color="1F1F1E" w:frame="1"/>
          <w14:ligatures w14:val="none"/>
        </w:rPr>
        <w:t>$(nproc)</w:t>
      </w:r>
    </w:p>
    <w:p w14:paraId="3ABEB7CD"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sudo</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make</w:t>
      </w:r>
      <w:r w:rsidRPr="00FE6477">
        <w:rPr>
          <w:rFonts w:ascii="Courier New" w:eastAsia="Times New Roman" w:hAnsi="Courier New" w:cs="Courier New"/>
          <w:color w:val="14181F"/>
          <w:kern w:val="0"/>
          <w:sz w:val="20"/>
          <w:szCs w:val="20"/>
          <w:bdr w:val="single" w:sz="2" w:space="0" w:color="1F1F1E" w:frame="1"/>
          <w14:ligatures w14:val="none"/>
        </w:rPr>
        <w:t xml:space="preserve"> altinstall</w:t>
      </w:r>
    </w:p>
    <w:p w14:paraId="419E0F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10-15 хвилин. Напишіть коли завершиться.</w:t>
      </w:r>
    </w:p>
    <w:p w14:paraId="67C7C3D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готово</w:t>
      </w:r>
    </w:p>
    <w:p w14:paraId="75B17967"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готово</w:t>
      </w:r>
    </w:p>
    <w:p w14:paraId="348B643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20:32</w:t>
      </w:r>
    </w:p>
    <w:p w14:paraId="62919A1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Перевіримо:</w:t>
      </w:r>
    </w:p>
    <w:p w14:paraId="06D0DF4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Перевіримо:</w:t>
      </w:r>
    </w:p>
    <w:p w14:paraId="1611D9B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45D938A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python3.12 --version</w:t>
      </w:r>
    </w:p>
    <w:p w14:paraId="395F91A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22644B0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leo@leo:~/Python-3.</w:t>
      </w:r>
    </w:p>
    <w:p w14:paraId="7C9E1ED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(venv) leo@leo:~/Python-3.12.9$ python3.12 --version Python 3.12.9 (venv) leo@leo:~/Python-3.12.9$</w:t>
      </w:r>
    </w:p>
    <w:p w14:paraId="5911B76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lastRenderedPageBreak/>
        <w:t>20:33</w:t>
      </w:r>
    </w:p>
    <w:p w14:paraId="17B6DFF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Python 3.</w:t>
      </w:r>
    </w:p>
    <w:p w14:paraId="5DB9C00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Python 3.12 встановлено! </w:t>
      </w:r>
      <w:r w:rsidRPr="00FE6477">
        <w:rPr>
          <w:rFonts w:ascii="Apple Color Emoji" w:eastAsia="Times New Roman" w:hAnsi="Apple Color Emoji" w:cs="Apple Color Emoji"/>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Тепер створимо новий venv:</w:t>
      </w:r>
    </w:p>
    <w:p w14:paraId="3A0864BF"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F0DC08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cd</w:t>
      </w:r>
      <w:r w:rsidRPr="00FE6477">
        <w:rPr>
          <w:rFonts w:ascii="Courier New" w:eastAsia="Times New Roman" w:hAnsi="Courier New" w:cs="Courier New"/>
          <w:color w:val="14181F"/>
          <w:kern w:val="0"/>
          <w:sz w:val="20"/>
          <w:szCs w:val="20"/>
          <w:bdr w:val="single" w:sz="2" w:space="0" w:color="1F1F1E" w:frame="1"/>
          <w14:ligatures w14:val="none"/>
        </w:rPr>
        <w:t xml:space="preserve"> ~</w:t>
      </w:r>
    </w:p>
    <w:p w14:paraId="7DA1319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python3.12 -m venv ~/venv312</w:t>
      </w:r>
    </w:p>
    <w:p w14:paraId="2BF899F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B34A00"/>
          <w:kern w:val="0"/>
          <w:sz w:val="20"/>
          <w:szCs w:val="20"/>
          <w:bdr w:val="single" w:sz="2" w:space="0" w:color="1F1F1E" w:frame="1"/>
          <w14:ligatures w14:val="none"/>
        </w:rPr>
        <w:t>source</w:t>
      </w:r>
      <w:r w:rsidRPr="00FE6477">
        <w:rPr>
          <w:rFonts w:ascii="Courier New" w:eastAsia="Times New Roman" w:hAnsi="Courier New" w:cs="Courier New"/>
          <w:color w:val="14181F"/>
          <w:kern w:val="0"/>
          <w:sz w:val="20"/>
          <w:szCs w:val="20"/>
          <w:bdr w:val="single" w:sz="2" w:space="0" w:color="1F1F1E" w:frame="1"/>
          <w14:ligatures w14:val="none"/>
        </w:rPr>
        <w:t xml:space="preserve"> ~/venv312/bin/activate</w:t>
      </w:r>
    </w:p>
    <w:p w14:paraId="7B377B6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python --version</w:t>
      </w:r>
    </w:p>
    <w:p w14:paraId="1A864D7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 показує?</w:t>
      </w:r>
    </w:p>
    <w:p w14:paraId="2D561A9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(venv) leo@leo:~/Python-3.</w:t>
      </w:r>
    </w:p>
    <w:p w14:paraId="5B47806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(venv) leo@leo:~/Python-3.12.9$ python3.12 --version Python 3.12.9 (venv) leo@leo:~/Python-3.12.9$ cd ~ python3.12 -m venv ~/venv312 source ~/venv312/bin/activate python --version Python 3.12.9 (venv312) leo@leo:~$</w:t>
      </w:r>
    </w:p>
    <w:p w14:paraId="6114DB6F"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20:33</w:t>
      </w:r>
    </w:p>
    <w:p w14:paraId="7833152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Python 3.</w:t>
      </w:r>
    </w:p>
    <w:p w14:paraId="5ABE6AB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Python 3.12 venv активний </w:t>
      </w:r>
      <w:r w:rsidRPr="00FE6477">
        <w:rPr>
          <w:rFonts w:ascii="Apple Color Emoji" w:eastAsia="Times New Roman" w:hAnsi="Apple Color Emoji" w:cs="Apple Color Emoji"/>
          <w:color w:val="121212"/>
          <w:kern w:val="0"/>
          <w:sz w:val="27"/>
          <w:szCs w:val="27"/>
          <w14:ligatures w14:val="none"/>
        </w:rPr>
        <w:t>✅</w:t>
      </w:r>
    </w:p>
    <w:p w14:paraId="5611566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встановлюємо PyTorch і vLLM:</w:t>
      </w:r>
    </w:p>
    <w:p w14:paraId="722BCE42"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15949FF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torch</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2.6</w:t>
      </w:r>
      <w:r w:rsidRPr="00FE6477">
        <w:rPr>
          <w:rFonts w:ascii="Courier New" w:eastAsia="Times New Roman" w:hAnsi="Courier New" w:cs="Courier New"/>
          <w:color w:val="14181F"/>
          <w:kern w:val="0"/>
          <w:sz w:val="20"/>
          <w:szCs w:val="20"/>
          <w:bdr w:val="single" w:sz="2" w:space="0" w:color="1F1F1E" w:frame="1"/>
          <w14:ligatures w14:val="none"/>
        </w:rPr>
        <w:t>.0 --index-url https://download.pytorch.org/whl/cu124</w:t>
      </w:r>
    </w:p>
    <w:p w14:paraId="01C935BA"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Займе 5-10 хвилин. Напишіть коли завершиться.</w:t>
      </w:r>
    </w:p>
    <w:p w14:paraId="1F1ECB2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готово</w:t>
      </w:r>
    </w:p>
    <w:p w14:paraId="7B63916C"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готово</w:t>
      </w:r>
    </w:p>
    <w:p w14:paraId="35CEC450"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20:34</w:t>
      </w:r>
    </w:p>
    <w:p w14:paraId="584DF01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Тепер встановлюємо vLLM:</w:t>
      </w:r>
    </w:p>
    <w:p w14:paraId="40FFFFE4"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Тепер встановлюємо vLLM:</w:t>
      </w:r>
    </w:p>
    <w:p w14:paraId="38089263"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3BE4C18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14181F"/>
          <w:kern w:val="0"/>
          <w:sz w:val="20"/>
          <w:szCs w:val="20"/>
          <w:bdr w:val="single" w:sz="2" w:space="0" w:color="1F1F1E" w:frame="1"/>
          <w14:ligatures w14:val="none"/>
        </w:rPr>
        <w:t xml:space="preserve">pip </w:t>
      </w:r>
      <w:r w:rsidRPr="00FE6477">
        <w:rPr>
          <w:rFonts w:ascii="Courier New" w:eastAsia="Times New Roman" w:hAnsi="Courier New" w:cs="Courier New"/>
          <w:color w:val="0051C2"/>
          <w:kern w:val="0"/>
          <w:sz w:val="20"/>
          <w:szCs w:val="20"/>
          <w:bdr w:val="single" w:sz="2" w:space="0" w:color="1F1F1E" w:frame="1"/>
          <w14:ligatures w14:val="none"/>
        </w:rPr>
        <w:t>install</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vllm</w:t>
      </w:r>
      <w:r w:rsidRPr="00FE6477">
        <w:rPr>
          <w:rFonts w:ascii="Courier New" w:eastAsia="Times New Roman" w:hAnsi="Courier New" w:cs="Courier New"/>
          <w:color w:val="14181F"/>
          <w:kern w:val="0"/>
          <w:sz w:val="20"/>
          <w:szCs w:val="20"/>
          <w:bdr w:val="single" w:sz="2" w:space="0" w:color="1F1F1E" w:frame="1"/>
          <w14:ligatures w14:val="none"/>
        </w:rPr>
        <w:t>==</w:t>
      </w:r>
      <w:r w:rsidRPr="00FE6477">
        <w:rPr>
          <w:rFonts w:ascii="Courier New" w:eastAsia="Times New Roman" w:hAnsi="Courier New" w:cs="Courier New"/>
          <w:color w:val="008080"/>
          <w:kern w:val="0"/>
          <w:sz w:val="20"/>
          <w:szCs w:val="20"/>
          <w:bdr w:val="single" w:sz="2" w:space="0" w:color="1F1F1E" w:frame="1"/>
          <w14:ligatures w14:val="none"/>
        </w:rPr>
        <w:t>0.8</w:t>
      </w:r>
      <w:r w:rsidRPr="00FE6477">
        <w:rPr>
          <w:rFonts w:ascii="Courier New" w:eastAsia="Times New Roman" w:hAnsi="Courier New" w:cs="Courier New"/>
          <w:color w:val="14181F"/>
          <w:kern w:val="0"/>
          <w:sz w:val="20"/>
          <w:szCs w:val="20"/>
          <w:bdr w:val="single" w:sz="2" w:space="0" w:color="1F1F1E" w:frame="1"/>
          <w14:ligatures w14:val="none"/>
        </w:rPr>
        <w:t>.3</w:t>
      </w:r>
    </w:p>
    <w:p w14:paraId="51E0F83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Напишіть коли завершиться.</w:t>
      </w:r>
    </w:p>
    <w:p w14:paraId="3E9E205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https://github.</w:t>
      </w:r>
    </w:p>
    <w:p w14:paraId="534C118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hyperlink r:id="rId84" w:tgtFrame="_blank" w:history="1">
        <w:r w:rsidRPr="00FE6477">
          <w:rPr>
            <w:rFonts w:ascii="Segoe UI" w:eastAsia="Times New Roman" w:hAnsi="Segoe UI" w:cs="Segoe UI"/>
            <w:color w:val="0000FF"/>
            <w:kern w:val="0"/>
            <w:sz w:val="27"/>
            <w:szCs w:val="27"/>
            <w:u w:val="single"/>
            <w:bdr w:val="single" w:sz="2" w:space="0" w:color="1F1F1E" w:frame="1"/>
            <w14:ligatures w14:val="none"/>
          </w:rPr>
          <w:t>https://github.com/LukashEvgen/serverAI</w:t>
        </w:r>
      </w:hyperlink>
      <w:r w:rsidRPr="00FE6477">
        <w:rPr>
          <w:rFonts w:ascii="Segoe UI" w:eastAsia="Times New Roman" w:hAnsi="Segoe UI" w:cs="Segoe UI"/>
          <w:color w:val="121212"/>
          <w:kern w:val="0"/>
          <w:sz w:val="27"/>
          <w:szCs w:val="27"/>
          <w14:ligatures w14:val="none"/>
        </w:rPr>
        <w:t xml:space="preserve"> завантаж весь чат в цей репозиторій</w:t>
      </w:r>
    </w:p>
    <w:p w14:paraId="284888E3"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21:27</w:t>
      </w:r>
    </w:p>
    <w:p w14:paraId="01B82C1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Я не можу завантажувати файли в GitHub репозиторії — це потребує вашої авторизації.</w:t>
      </w:r>
    </w:p>
    <w:p w14:paraId="117FDD4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lastRenderedPageBreak/>
        <w:t>Я не можу завантажувати файли в GitHub репозиторії — це потребує вашої авторизації.</w:t>
      </w:r>
    </w:p>
    <w:p w14:paraId="7158906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Але можу допомогти це зробити. На вашому MacBook:</w:t>
      </w:r>
    </w:p>
    <w:p w14:paraId="6DA7FB28"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05B1B9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6E7687"/>
          <w:kern w:val="0"/>
          <w:sz w:val="20"/>
          <w:szCs w:val="20"/>
          <w:bdr w:val="single" w:sz="2" w:space="0" w:color="1F1F1E" w:frame="1"/>
          <w14:ligatures w14:val="none"/>
        </w:rPr>
        <w:t># Клонуйте репозиторій</w:t>
      </w:r>
    </w:p>
    <w:p w14:paraId="223EB65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git</w:t>
      </w:r>
      <w:r w:rsidRPr="00FE6477">
        <w:rPr>
          <w:rFonts w:ascii="Courier New" w:eastAsia="Times New Roman" w:hAnsi="Courier New" w:cs="Courier New"/>
          <w:color w:val="14181F"/>
          <w:kern w:val="0"/>
          <w:sz w:val="20"/>
          <w:szCs w:val="20"/>
          <w:bdr w:val="single" w:sz="2" w:space="0" w:color="1F1F1E" w:frame="1"/>
          <w14:ligatures w14:val="none"/>
        </w:rPr>
        <w:t xml:space="preserve"> clone https://github.com/LukashEvgen/serverAI</w:t>
      </w:r>
    </w:p>
    <w:p w14:paraId="5AE607D0"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B34A00"/>
          <w:kern w:val="0"/>
          <w:sz w:val="20"/>
          <w:szCs w:val="20"/>
          <w:bdr w:val="single" w:sz="2" w:space="0" w:color="1F1F1E" w:frame="1"/>
          <w14:ligatures w14:val="none"/>
        </w:rPr>
        <w:t>cd</w:t>
      </w:r>
      <w:r w:rsidRPr="00FE6477">
        <w:rPr>
          <w:rFonts w:ascii="Courier New" w:eastAsia="Times New Roman" w:hAnsi="Courier New" w:cs="Courier New"/>
          <w:color w:val="14181F"/>
          <w:kern w:val="0"/>
          <w:sz w:val="20"/>
          <w:szCs w:val="20"/>
          <w:bdr w:val="single" w:sz="2" w:space="0" w:color="1F1F1E" w:frame="1"/>
          <w14:ligatures w14:val="none"/>
        </w:rPr>
        <w:t xml:space="preserve"> serverAI</w:t>
      </w:r>
    </w:p>
    <w:p w14:paraId="45C6991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Потім збережіть наш чат як файл і:</w:t>
      </w:r>
    </w:p>
    <w:p w14:paraId="6EEC0216" w14:textId="77777777" w:rsidR="00FE6477" w:rsidRPr="00FE6477" w:rsidRDefault="00FE6477" w:rsidP="00FE6477">
      <w:pPr>
        <w:spacing w:after="0" w:line="240" w:lineRule="auto"/>
        <w:rPr>
          <w:rFonts w:ascii="Segoe UI" w:eastAsia="Times New Roman" w:hAnsi="Segoe UI" w:cs="Segoe UI"/>
          <w:color w:val="7B7974"/>
          <w:kern w:val="0"/>
          <w:sz w:val="27"/>
          <w:szCs w:val="27"/>
          <w14:ligatures w14:val="none"/>
        </w:rPr>
      </w:pPr>
      <w:r w:rsidRPr="00FE6477">
        <w:rPr>
          <w:rFonts w:ascii="Segoe UI" w:eastAsia="Times New Roman" w:hAnsi="Segoe UI" w:cs="Segoe UI"/>
          <w:color w:val="7B7974"/>
          <w:kern w:val="0"/>
          <w:sz w:val="27"/>
          <w:szCs w:val="27"/>
          <w14:ligatures w14:val="none"/>
        </w:rPr>
        <w:t>bash</w:t>
      </w:r>
    </w:p>
    <w:p w14:paraId="6F18F40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git</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0051C2"/>
          <w:kern w:val="0"/>
          <w:sz w:val="20"/>
          <w:szCs w:val="20"/>
          <w:bdr w:val="single" w:sz="2" w:space="0" w:color="1F1F1E" w:frame="1"/>
          <w14:ligatures w14:val="none"/>
        </w:rPr>
        <w:t>add</w:t>
      </w:r>
      <w:r w:rsidRPr="00FE6477">
        <w:rPr>
          <w:rFonts w:ascii="Courier New" w:eastAsia="Times New Roman" w:hAnsi="Courier New" w:cs="Courier New"/>
          <w:color w:val="14181F"/>
          <w:kern w:val="0"/>
          <w:sz w:val="20"/>
          <w:szCs w:val="20"/>
          <w:bdr w:val="single" w:sz="2" w:space="0" w:color="1F1F1E" w:frame="1"/>
          <w14:ligatures w14:val="none"/>
        </w:rPr>
        <w:t xml:space="preserve"> </w:t>
      </w:r>
      <w:r w:rsidRPr="00FE6477">
        <w:rPr>
          <w:rFonts w:ascii="Courier New" w:eastAsia="Times New Roman" w:hAnsi="Courier New" w:cs="Courier New"/>
          <w:color w:val="B34A00"/>
          <w:kern w:val="0"/>
          <w:sz w:val="20"/>
          <w:szCs w:val="20"/>
          <w:bdr w:val="single" w:sz="2" w:space="0" w:color="1F1F1E" w:frame="1"/>
          <w14:ligatures w14:val="none"/>
        </w:rPr>
        <w:t>.</w:t>
      </w:r>
    </w:p>
    <w:p w14:paraId="2B57DD3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bdr w:val="single" w:sz="2" w:space="0" w:color="1F1F1E" w:frame="1"/>
          <w14:ligatures w14:val="none"/>
        </w:rPr>
      </w:pPr>
      <w:r w:rsidRPr="00FE6477">
        <w:rPr>
          <w:rFonts w:ascii="Courier New" w:eastAsia="Times New Roman" w:hAnsi="Courier New" w:cs="Courier New"/>
          <w:color w:val="0051C2"/>
          <w:kern w:val="0"/>
          <w:sz w:val="20"/>
          <w:szCs w:val="20"/>
          <w:bdr w:val="single" w:sz="2" w:space="0" w:color="1F1F1E" w:frame="1"/>
          <w14:ligatures w14:val="none"/>
        </w:rPr>
        <w:t>git</w:t>
      </w:r>
      <w:r w:rsidRPr="00FE6477">
        <w:rPr>
          <w:rFonts w:ascii="Courier New" w:eastAsia="Times New Roman" w:hAnsi="Courier New" w:cs="Courier New"/>
          <w:color w:val="14181F"/>
          <w:kern w:val="0"/>
          <w:sz w:val="20"/>
          <w:szCs w:val="20"/>
          <w:bdr w:val="single" w:sz="2" w:space="0" w:color="1F1F1E" w:frame="1"/>
          <w14:ligatures w14:val="none"/>
        </w:rPr>
        <w:t xml:space="preserve"> commit -m </w:t>
      </w:r>
      <w:r w:rsidRPr="00FE6477">
        <w:rPr>
          <w:rFonts w:ascii="Courier New" w:eastAsia="Times New Roman" w:hAnsi="Courier New" w:cs="Courier New"/>
          <w:color w:val="008000"/>
          <w:kern w:val="0"/>
          <w:sz w:val="20"/>
          <w:szCs w:val="20"/>
          <w:bdr w:val="single" w:sz="2" w:space="0" w:color="1F1F1E" w:frame="1"/>
          <w14:ligatures w14:val="none"/>
        </w:rPr>
        <w:t>"Initial setup log"</w:t>
      </w:r>
    </w:p>
    <w:p w14:paraId="64CE1A8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4181F"/>
          <w:kern w:val="0"/>
          <w:sz w:val="20"/>
          <w:szCs w:val="20"/>
          <w14:ligatures w14:val="none"/>
        </w:rPr>
      </w:pPr>
      <w:r w:rsidRPr="00FE6477">
        <w:rPr>
          <w:rFonts w:ascii="Courier New" w:eastAsia="Times New Roman" w:hAnsi="Courier New" w:cs="Courier New"/>
          <w:color w:val="0051C2"/>
          <w:kern w:val="0"/>
          <w:sz w:val="20"/>
          <w:szCs w:val="20"/>
          <w:bdr w:val="single" w:sz="2" w:space="0" w:color="1F1F1E" w:frame="1"/>
          <w14:ligatures w14:val="none"/>
        </w:rPr>
        <w:t>git</w:t>
      </w:r>
      <w:r w:rsidRPr="00FE6477">
        <w:rPr>
          <w:rFonts w:ascii="Courier New" w:eastAsia="Times New Roman" w:hAnsi="Courier New" w:cs="Courier New"/>
          <w:color w:val="14181F"/>
          <w:kern w:val="0"/>
          <w:sz w:val="20"/>
          <w:szCs w:val="20"/>
          <w:bdr w:val="single" w:sz="2" w:space="0" w:color="1F1F1E" w:frame="1"/>
          <w14:ligatures w14:val="none"/>
        </w:rPr>
        <w:t xml:space="preserve"> push</w:t>
      </w:r>
    </w:p>
    <w:p w14:paraId="51DCE345"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Або якщо хочете зберегти всі скрипти які ми підготували раніше — вони вже є у вас в завантажених файлах. Можете їх завантажити в репозиторій.</w:t>
      </w:r>
    </w:p>
    <w:p w14:paraId="22079E51"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Поки що — vLLM встановився?</w:t>
      </w:r>
    </w:p>
    <w:p w14:paraId="1951518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You said: збережи весь чат в текстовий файл</w:t>
      </w:r>
    </w:p>
    <w:p w14:paraId="5FB0B80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EFEEEB"/>
        <w:spacing w:after="0" w:line="240" w:lineRule="auto"/>
        <w:rPr>
          <w:rFonts w:ascii="Segoe UI" w:eastAsia="Times New Roman" w:hAnsi="Segoe UI" w:cs="Segoe UI"/>
          <w:color w:val="121212"/>
          <w:kern w:val="0"/>
          <w:sz w:val="27"/>
          <w:szCs w:val="27"/>
          <w14:ligatures w14:val="none"/>
        </w:rPr>
      </w:pPr>
      <w:r w:rsidRPr="00FE6477">
        <w:rPr>
          <w:rFonts w:ascii="Segoe UI" w:eastAsia="Times New Roman" w:hAnsi="Segoe UI" w:cs="Segoe UI"/>
          <w:color w:val="121212"/>
          <w:kern w:val="0"/>
          <w:sz w:val="27"/>
          <w:szCs w:val="27"/>
          <w14:ligatures w14:val="none"/>
        </w:rPr>
        <w:t>збережи весь чат в текстовий файл</w:t>
      </w:r>
    </w:p>
    <w:p w14:paraId="1990A92E" w14:textId="77777777" w:rsidR="00FE6477" w:rsidRPr="00FE6477" w:rsidRDefault="00FE6477" w:rsidP="00FE6477">
      <w:pPr>
        <w:spacing w:after="0" w:line="240" w:lineRule="auto"/>
        <w:rPr>
          <w:rFonts w:ascii="Segoe UI" w:eastAsia="Times New Roman" w:hAnsi="Segoe UI" w:cs="Segoe UI"/>
          <w:color w:val="373734"/>
          <w:kern w:val="0"/>
          <w:sz w:val="27"/>
          <w:szCs w:val="27"/>
          <w14:ligatures w14:val="none"/>
        </w:rPr>
      </w:pPr>
      <w:r w:rsidRPr="00FE6477">
        <w:rPr>
          <w:rFonts w:ascii="Segoe UI" w:eastAsia="Times New Roman" w:hAnsi="Segoe UI" w:cs="Segoe UI"/>
          <w:color w:val="7B7974"/>
          <w:kern w:val="0"/>
          <w:sz w:val="27"/>
          <w:szCs w:val="27"/>
          <w:bdr w:val="single" w:sz="2" w:space="0" w:color="1F1F1E" w:frame="1"/>
          <w14:ligatures w14:val="none"/>
        </w:rPr>
        <w:t>21:28</w:t>
      </w:r>
    </w:p>
    <w:p w14:paraId="5DB70BDF"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ind w:left="-15" w:right="-15"/>
        <w:outlineLvl w:val="1"/>
        <w:rPr>
          <w:rFonts w:ascii="Segoe UI" w:eastAsia="Times New Roman" w:hAnsi="Segoe UI" w:cs="Segoe UI"/>
          <w:b/>
          <w:bCs/>
          <w:color w:val="121212"/>
          <w:kern w:val="0"/>
          <w:sz w:val="36"/>
          <w:szCs w:val="36"/>
          <w14:ligatures w14:val="none"/>
        </w:rPr>
      </w:pPr>
      <w:r w:rsidRPr="00FE6477">
        <w:rPr>
          <w:rFonts w:ascii="Segoe UI" w:eastAsia="Times New Roman" w:hAnsi="Segoe UI" w:cs="Segoe UI"/>
          <w:b/>
          <w:bCs/>
          <w:color w:val="121212"/>
          <w:kern w:val="0"/>
          <w:sz w:val="36"/>
          <w:szCs w:val="36"/>
          <w14:ligatures w14:val="none"/>
        </w:rPr>
        <w:t>Claude responded: Я не маю доступу до повної історії нашого чату — бачу тільки поточну розмову в контексті, але не можу зберегти її як файл.</w:t>
      </w:r>
    </w:p>
    <w:p w14:paraId="524F52C3"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Я не маю доступу до повної історії нашого чату — бачу тільки поточну розмову в контексті, але не можу зберегти її як файл.</w:t>
      </w:r>
    </w:p>
    <w:p w14:paraId="4826DA22"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Щоб зберегти чат:</w:t>
      </w:r>
    </w:p>
    <w:p w14:paraId="158B1548"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На ПК/MacBook:</w:t>
      </w:r>
    </w:p>
    <w:p w14:paraId="13BC3736" w14:textId="77777777" w:rsidR="00FE6477" w:rsidRPr="00FE6477" w:rsidRDefault="00FE6477" w:rsidP="00FE6477">
      <w:pPr>
        <w:numPr>
          <w:ilvl w:val="0"/>
          <w:numId w:val="2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Виділіть весь текст на сторінці (Cmd+A)</w:t>
      </w:r>
    </w:p>
    <w:p w14:paraId="369ED41B" w14:textId="77777777" w:rsidR="00FE6477" w:rsidRPr="00FE6477" w:rsidRDefault="00FE6477" w:rsidP="00FE6477">
      <w:pPr>
        <w:numPr>
          <w:ilvl w:val="0"/>
          <w:numId w:val="2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Скопіюйте (Cmd+C)</w:t>
      </w:r>
    </w:p>
    <w:p w14:paraId="063BE036" w14:textId="77777777" w:rsidR="00FE6477" w:rsidRPr="00FE6477" w:rsidRDefault="00FE6477" w:rsidP="00FE6477">
      <w:pPr>
        <w:numPr>
          <w:ilvl w:val="0"/>
          <w:numId w:val="26"/>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Вставте в текстовий редактор і збережіть</w:t>
      </w:r>
    </w:p>
    <w:p w14:paraId="42152746"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b/>
          <w:bCs/>
          <w:color w:val="121212"/>
          <w:kern w:val="0"/>
          <w:sz w:val="27"/>
          <w:szCs w:val="27"/>
          <w:bdr w:val="single" w:sz="2" w:space="0" w:color="1F1F1E" w:frame="1"/>
          <w14:ligatures w14:val="none"/>
        </w:rPr>
        <w:t>Або в браузері:</w:t>
      </w:r>
    </w:p>
    <w:p w14:paraId="40906FFD" w14:textId="77777777" w:rsidR="00FE6477" w:rsidRPr="00FE6477" w:rsidRDefault="00FE6477" w:rsidP="00FE6477">
      <w:pPr>
        <w:numPr>
          <w:ilvl w:val="0"/>
          <w:numId w:val="27"/>
        </w:numPr>
        <w:pBdr>
          <w:top w:val="single" w:sz="2" w:space="0" w:color="1F1F1E"/>
          <w:left w:val="single" w:sz="2" w:space="0" w:color="1F1F1E"/>
          <w:bottom w:val="single" w:sz="2" w:space="0" w:color="1F1F1E"/>
          <w:right w:val="single" w:sz="2" w:space="0" w:color="1F1F1E"/>
        </w:pBdr>
        <w:spacing w:before="100" w:beforeAutospacing="1" w:after="100" w:afterAutospacing="1"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 xml:space="preserve">Ctrl+S / Cmd+S </w:t>
      </w:r>
      <w:r w:rsidRPr="00FE6477">
        <w:rPr>
          <w:rFonts w:ascii="Times New Roman" w:eastAsia="Times New Roman" w:hAnsi="Times New Roman" w:cs="Times New Roman"/>
          <w:color w:val="121212"/>
          <w:kern w:val="0"/>
          <w:sz w:val="27"/>
          <w:szCs w:val="27"/>
          <w14:ligatures w14:val="none"/>
        </w:rPr>
        <w:t>→</w:t>
      </w:r>
      <w:r w:rsidRPr="00FE6477">
        <w:rPr>
          <w:rFonts w:ascii="Georgia" w:eastAsia="Times New Roman" w:hAnsi="Georgia" w:cs="Segoe UI"/>
          <w:color w:val="121212"/>
          <w:kern w:val="0"/>
          <w:sz w:val="27"/>
          <w:szCs w:val="27"/>
          <w14:ligatures w14:val="none"/>
        </w:rPr>
        <w:t xml:space="preserve"> зберегти сторінку як HTML</w:t>
      </w:r>
    </w:p>
    <w:p w14:paraId="0025024C" w14:textId="77777777" w:rsidR="00FE6477" w:rsidRPr="00FE6477" w:rsidRDefault="009C25F5" w:rsidP="00FE6477">
      <w:pPr>
        <w:spacing w:after="0" w:line="240" w:lineRule="auto"/>
        <w:rPr>
          <w:rFonts w:ascii="Georgia" w:eastAsia="Times New Roman" w:hAnsi="Georgia" w:cs="Segoe UI"/>
          <w:color w:val="121212"/>
          <w:kern w:val="0"/>
          <w:sz w:val="27"/>
          <w:szCs w:val="27"/>
          <w14:ligatures w14:val="none"/>
        </w:rPr>
      </w:pPr>
      <w:r w:rsidRPr="009C25F5">
        <w:rPr>
          <w:rFonts w:ascii="Georgia" w:eastAsia="Times New Roman" w:hAnsi="Georgia" w:cs="Segoe UI"/>
          <w:noProof/>
          <w:color w:val="121212"/>
          <w:kern w:val="0"/>
          <w:sz w:val="27"/>
          <w:szCs w:val="27"/>
        </w:rPr>
        <w:pict w14:anchorId="5C3CBF48">
          <v:rect id="_x0000_i1098" alt="" style="width:468pt;height:.05pt;mso-width-percent:0;mso-height-percent:0;mso-width-percent:0;mso-height-percent:0" o:hralign="center" o:hrstd="t" o:hr="t" fillcolor="#a0a0a0" stroked="f"/>
        </w:pict>
      </w:r>
    </w:p>
    <w:p w14:paraId="26D5D8BB"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pacing w:after="0" w:line="240" w:lineRule="auto"/>
        <w:rPr>
          <w:rFonts w:ascii="Georgia" w:eastAsia="Times New Roman" w:hAnsi="Georgia" w:cs="Segoe UI"/>
          <w:color w:val="121212"/>
          <w:kern w:val="0"/>
          <w:sz w:val="27"/>
          <w:szCs w:val="27"/>
          <w14:ligatures w14:val="none"/>
        </w:rPr>
      </w:pPr>
      <w:r w:rsidRPr="00FE6477">
        <w:rPr>
          <w:rFonts w:ascii="Georgia" w:eastAsia="Times New Roman" w:hAnsi="Georgia" w:cs="Segoe UI"/>
          <w:color w:val="121212"/>
          <w:kern w:val="0"/>
          <w:sz w:val="27"/>
          <w:szCs w:val="27"/>
          <w14:ligatures w14:val="none"/>
        </w:rPr>
        <w:t>vLLM встановився? Продовжимо налаштування.</w:t>
      </w:r>
    </w:p>
    <w:p w14:paraId="74E83D79" w14:textId="77777777" w:rsidR="00FE6477" w:rsidRPr="00FE6477" w:rsidRDefault="00FE6477" w:rsidP="00FE6477">
      <w:pPr>
        <w:pBdr>
          <w:top w:val="single" w:sz="2" w:space="0" w:color="1F1F1E"/>
          <w:left w:val="single" w:sz="2" w:space="0" w:color="1F1F1E"/>
          <w:bottom w:val="single" w:sz="2" w:space="0" w:color="1F1F1E"/>
          <w:right w:val="single" w:sz="2" w:space="0" w:color="1F1F1E"/>
        </w:pBdr>
        <w:shd w:val="clear" w:color="auto" w:fill="FFFFFF"/>
        <w:spacing w:after="0" w:line="240" w:lineRule="auto"/>
        <w:rPr>
          <w:rFonts w:ascii="Segoe UI" w:eastAsia="Times New Roman" w:hAnsi="Segoe UI" w:cs="Segoe UI"/>
          <w:color w:val="121212"/>
          <w:kern w:val="0"/>
          <w:sz w:val="27"/>
          <w:szCs w:val="27"/>
          <w14:ligatures w14:val="none"/>
        </w:rPr>
      </w:pPr>
    </w:p>
    <w:p w14:paraId="0C8B3462" w14:textId="77777777" w:rsidR="00FE6477" w:rsidRPr="00FE6477" w:rsidRDefault="00FE6477" w:rsidP="00FE6477">
      <w:pPr>
        <w:shd w:val="clear" w:color="auto" w:fill="FDFDFC"/>
        <w:spacing w:after="0" w:line="240" w:lineRule="auto"/>
        <w:jc w:val="center"/>
        <w:rPr>
          <w:rFonts w:ascii="Segoe UI" w:eastAsia="Times New Roman" w:hAnsi="Segoe UI" w:cs="Segoe UI"/>
          <w:color w:val="7B7974"/>
          <w:kern w:val="0"/>
          <w:sz w:val="27"/>
          <w:szCs w:val="27"/>
          <w14:ligatures w14:val="none"/>
        </w:rPr>
      </w:pPr>
      <w:hyperlink r:id="rId85" w:tgtFrame="_blank" w:history="1">
        <w:r w:rsidRPr="00FE6477">
          <w:rPr>
            <w:rFonts w:ascii="Segoe UI" w:eastAsia="Times New Roman" w:hAnsi="Segoe UI" w:cs="Segoe UI"/>
            <w:color w:val="0000FF"/>
            <w:kern w:val="0"/>
            <w:sz w:val="27"/>
            <w:szCs w:val="27"/>
            <w:bdr w:val="single" w:sz="2" w:space="0" w:color="1F1F1E" w:frame="1"/>
            <w14:ligatures w14:val="none"/>
          </w:rPr>
          <w:t>Claude is AI and can make mistakes. Please double-check responses.</w:t>
        </w:r>
      </w:hyperlink>
    </w:p>
    <w:p w14:paraId="53655CF5" w14:textId="77777777" w:rsidR="00FE6477" w:rsidRPr="00FE6477" w:rsidRDefault="00FE6477" w:rsidP="00FE6477">
      <w:pPr>
        <w:spacing w:after="0" w:line="240" w:lineRule="auto"/>
        <w:rPr>
          <w:rFonts w:ascii="Times New Roman" w:eastAsia="Times New Roman" w:hAnsi="Times New Roman" w:cs="Times New Roman"/>
          <w:kern w:val="0"/>
          <w14:ligatures w14:val="none"/>
        </w:rPr>
      </w:pPr>
    </w:p>
    <w:p w14:paraId="25C15B25" w14:textId="77777777" w:rsidR="00CA4D8F" w:rsidRDefault="00CA4D8F"/>
    <w:sectPr w:rsidR="00CA4D8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3197E"/>
    <w:multiLevelType w:val="multilevel"/>
    <w:tmpl w:val="6A24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455F24"/>
    <w:multiLevelType w:val="multilevel"/>
    <w:tmpl w:val="65108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D574AE"/>
    <w:multiLevelType w:val="multilevel"/>
    <w:tmpl w:val="065A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63DA6"/>
    <w:multiLevelType w:val="multilevel"/>
    <w:tmpl w:val="99863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1069C3"/>
    <w:multiLevelType w:val="multilevel"/>
    <w:tmpl w:val="4EDCD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B471E7"/>
    <w:multiLevelType w:val="multilevel"/>
    <w:tmpl w:val="1B2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0665AF"/>
    <w:multiLevelType w:val="multilevel"/>
    <w:tmpl w:val="709E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A806EB"/>
    <w:multiLevelType w:val="multilevel"/>
    <w:tmpl w:val="29AA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3A1874"/>
    <w:multiLevelType w:val="multilevel"/>
    <w:tmpl w:val="9C32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E883880"/>
    <w:multiLevelType w:val="multilevel"/>
    <w:tmpl w:val="71D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F3F079C"/>
    <w:multiLevelType w:val="multilevel"/>
    <w:tmpl w:val="344A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B0099B"/>
    <w:multiLevelType w:val="multilevel"/>
    <w:tmpl w:val="7D5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C073B3"/>
    <w:multiLevelType w:val="multilevel"/>
    <w:tmpl w:val="DF9A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430D62"/>
    <w:multiLevelType w:val="multilevel"/>
    <w:tmpl w:val="2EA6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523EE5"/>
    <w:multiLevelType w:val="multilevel"/>
    <w:tmpl w:val="2AF4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C6B6A5A"/>
    <w:multiLevelType w:val="multilevel"/>
    <w:tmpl w:val="AB208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24114E"/>
    <w:multiLevelType w:val="multilevel"/>
    <w:tmpl w:val="11A8D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9A42D79"/>
    <w:multiLevelType w:val="multilevel"/>
    <w:tmpl w:val="70525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FBB4BC0"/>
    <w:multiLevelType w:val="multilevel"/>
    <w:tmpl w:val="B8E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CF3852"/>
    <w:multiLevelType w:val="multilevel"/>
    <w:tmpl w:val="B7024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122302"/>
    <w:multiLevelType w:val="multilevel"/>
    <w:tmpl w:val="57E2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59F585D"/>
    <w:multiLevelType w:val="multilevel"/>
    <w:tmpl w:val="7E6C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6A75243"/>
    <w:multiLevelType w:val="multilevel"/>
    <w:tmpl w:val="45C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3A2E94"/>
    <w:multiLevelType w:val="multilevel"/>
    <w:tmpl w:val="48821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B107B1"/>
    <w:multiLevelType w:val="multilevel"/>
    <w:tmpl w:val="A6E08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BA700EC"/>
    <w:multiLevelType w:val="multilevel"/>
    <w:tmpl w:val="39EE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CA93D7E"/>
    <w:multiLevelType w:val="multilevel"/>
    <w:tmpl w:val="BC38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90735402">
    <w:abstractNumId w:val="25"/>
  </w:num>
  <w:num w:numId="2" w16cid:durableId="1195342721">
    <w:abstractNumId w:val="26"/>
  </w:num>
  <w:num w:numId="3" w16cid:durableId="1768304190">
    <w:abstractNumId w:val="16"/>
  </w:num>
  <w:num w:numId="4" w16cid:durableId="1603951274">
    <w:abstractNumId w:val="14"/>
  </w:num>
  <w:num w:numId="5" w16cid:durableId="620380911">
    <w:abstractNumId w:val="20"/>
  </w:num>
  <w:num w:numId="6" w16cid:durableId="1275017758">
    <w:abstractNumId w:val="9"/>
  </w:num>
  <w:num w:numId="7" w16cid:durableId="2039232831">
    <w:abstractNumId w:val="13"/>
  </w:num>
  <w:num w:numId="8" w16cid:durableId="1945335613">
    <w:abstractNumId w:val="8"/>
  </w:num>
  <w:num w:numId="9" w16cid:durableId="771778475">
    <w:abstractNumId w:val="7"/>
  </w:num>
  <w:num w:numId="10" w16cid:durableId="1672415294">
    <w:abstractNumId w:val="19"/>
  </w:num>
  <w:num w:numId="11" w16cid:durableId="1933657500">
    <w:abstractNumId w:val="5"/>
  </w:num>
  <w:num w:numId="12" w16cid:durableId="166139398">
    <w:abstractNumId w:val="12"/>
  </w:num>
  <w:num w:numId="13" w16cid:durableId="1250964293">
    <w:abstractNumId w:val="1"/>
  </w:num>
  <w:num w:numId="14" w16cid:durableId="2080667988">
    <w:abstractNumId w:val="2"/>
  </w:num>
  <w:num w:numId="15" w16cid:durableId="5442809">
    <w:abstractNumId w:val="15"/>
  </w:num>
  <w:num w:numId="16" w16cid:durableId="395399970">
    <w:abstractNumId w:val="10"/>
  </w:num>
  <w:num w:numId="17" w16cid:durableId="189227018">
    <w:abstractNumId w:val="6"/>
  </w:num>
  <w:num w:numId="18" w16cid:durableId="881360673">
    <w:abstractNumId w:val="4"/>
  </w:num>
  <w:num w:numId="19" w16cid:durableId="669453192">
    <w:abstractNumId w:val="21"/>
  </w:num>
  <w:num w:numId="20" w16cid:durableId="564411961">
    <w:abstractNumId w:val="0"/>
  </w:num>
  <w:num w:numId="21" w16cid:durableId="2082483422">
    <w:abstractNumId w:val="18"/>
  </w:num>
  <w:num w:numId="22" w16cid:durableId="719667684">
    <w:abstractNumId w:val="23"/>
  </w:num>
  <w:num w:numId="23" w16cid:durableId="726339934">
    <w:abstractNumId w:val="3"/>
  </w:num>
  <w:num w:numId="24" w16cid:durableId="2629759">
    <w:abstractNumId w:val="11"/>
  </w:num>
  <w:num w:numId="25" w16cid:durableId="1153446924">
    <w:abstractNumId w:val="17"/>
  </w:num>
  <w:num w:numId="26" w16cid:durableId="873033921">
    <w:abstractNumId w:val="22"/>
  </w:num>
  <w:num w:numId="27" w16cid:durableId="117869293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477"/>
    <w:rsid w:val="001B2DB9"/>
    <w:rsid w:val="00243664"/>
    <w:rsid w:val="00253A28"/>
    <w:rsid w:val="00393330"/>
    <w:rsid w:val="006E2E25"/>
    <w:rsid w:val="009C25F5"/>
    <w:rsid w:val="00BB457C"/>
    <w:rsid w:val="00CA4D8F"/>
    <w:rsid w:val="00DF25F5"/>
    <w:rsid w:val="00FE6477"/>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7C5E9"/>
  <w15:chartTrackingRefBased/>
  <w15:docId w15:val="{F1C5D832-F08E-9348-B9DD-07A1913DA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6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64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E64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4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4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4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4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4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4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64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E64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E64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4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4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4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4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477"/>
    <w:rPr>
      <w:rFonts w:eastAsiaTheme="majorEastAsia" w:cstheme="majorBidi"/>
      <w:color w:val="272727" w:themeColor="text1" w:themeTint="D8"/>
    </w:rPr>
  </w:style>
  <w:style w:type="paragraph" w:styleId="Title">
    <w:name w:val="Title"/>
    <w:basedOn w:val="Normal"/>
    <w:next w:val="Normal"/>
    <w:link w:val="TitleChar"/>
    <w:uiPriority w:val="10"/>
    <w:qFormat/>
    <w:rsid w:val="00FE64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4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4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4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477"/>
    <w:pPr>
      <w:spacing w:before="160"/>
      <w:jc w:val="center"/>
    </w:pPr>
    <w:rPr>
      <w:i/>
      <w:iCs/>
      <w:color w:val="404040" w:themeColor="text1" w:themeTint="BF"/>
    </w:rPr>
  </w:style>
  <w:style w:type="character" w:customStyle="1" w:styleId="QuoteChar">
    <w:name w:val="Quote Char"/>
    <w:basedOn w:val="DefaultParagraphFont"/>
    <w:link w:val="Quote"/>
    <w:uiPriority w:val="29"/>
    <w:rsid w:val="00FE6477"/>
    <w:rPr>
      <w:i/>
      <w:iCs/>
      <w:color w:val="404040" w:themeColor="text1" w:themeTint="BF"/>
    </w:rPr>
  </w:style>
  <w:style w:type="paragraph" w:styleId="ListParagraph">
    <w:name w:val="List Paragraph"/>
    <w:basedOn w:val="Normal"/>
    <w:uiPriority w:val="34"/>
    <w:qFormat/>
    <w:rsid w:val="00FE6477"/>
    <w:pPr>
      <w:ind w:left="720"/>
      <w:contextualSpacing/>
    </w:pPr>
  </w:style>
  <w:style w:type="character" w:styleId="IntenseEmphasis">
    <w:name w:val="Intense Emphasis"/>
    <w:basedOn w:val="DefaultParagraphFont"/>
    <w:uiPriority w:val="21"/>
    <w:qFormat/>
    <w:rsid w:val="00FE6477"/>
    <w:rPr>
      <w:i/>
      <w:iCs/>
      <w:color w:val="0F4761" w:themeColor="accent1" w:themeShade="BF"/>
    </w:rPr>
  </w:style>
  <w:style w:type="paragraph" w:styleId="IntenseQuote">
    <w:name w:val="Intense Quote"/>
    <w:basedOn w:val="Normal"/>
    <w:next w:val="Normal"/>
    <w:link w:val="IntenseQuoteChar"/>
    <w:uiPriority w:val="30"/>
    <w:qFormat/>
    <w:rsid w:val="00FE6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477"/>
    <w:rPr>
      <w:i/>
      <w:iCs/>
      <w:color w:val="0F4761" w:themeColor="accent1" w:themeShade="BF"/>
    </w:rPr>
  </w:style>
  <w:style w:type="character" w:styleId="IntenseReference">
    <w:name w:val="Intense Reference"/>
    <w:basedOn w:val="DefaultParagraphFont"/>
    <w:uiPriority w:val="32"/>
    <w:qFormat/>
    <w:rsid w:val="00FE6477"/>
    <w:rPr>
      <w:b/>
      <w:bCs/>
      <w:smallCaps/>
      <w:color w:val="0F4761" w:themeColor="accent1" w:themeShade="BF"/>
      <w:spacing w:val="5"/>
    </w:rPr>
  </w:style>
  <w:style w:type="paragraph" w:customStyle="1" w:styleId="msonormal0">
    <w:name w:val="msonormal"/>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FE6477"/>
    <w:rPr>
      <w:color w:val="0000FF"/>
      <w:u w:val="single"/>
    </w:rPr>
  </w:style>
  <w:style w:type="character" w:styleId="FollowedHyperlink">
    <w:name w:val="FollowedHyperlink"/>
    <w:basedOn w:val="DefaultParagraphFont"/>
    <w:uiPriority w:val="99"/>
    <w:semiHidden/>
    <w:unhideWhenUsed/>
    <w:rsid w:val="00FE6477"/>
    <w:rPr>
      <w:color w:val="800080"/>
      <w:u w:val="single"/>
    </w:rPr>
  </w:style>
  <w:style w:type="character" w:customStyle="1" w:styleId="opacity-50">
    <w:name w:val="opacity-50"/>
    <w:basedOn w:val="DefaultParagraphFont"/>
    <w:rsid w:val="00FE6477"/>
  </w:style>
  <w:style w:type="paragraph" w:customStyle="1" w:styleId="whitespace-pre-wrap">
    <w:name w:val="whitespace-pre-wrap"/>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FE6477"/>
  </w:style>
  <w:style w:type="character" w:customStyle="1" w:styleId="truncate">
    <w:name w:val="truncate"/>
    <w:basedOn w:val="DefaultParagraphFont"/>
    <w:rsid w:val="00FE6477"/>
  </w:style>
  <w:style w:type="character" w:customStyle="1" w:styleId="inline-flex">
    <w:name w:val="inline-flex"/>
    <w:basedOn w:val="DefaultParagraphFont"/>
    <w:rsid w:val="00FE6477"/>
  </w:style>
  <w:style w:type="character" w:customStyle="1" w:styleId="sr-only">
    <w:name w:val="sr-only"/>
    <w:basedOn w:val="DefaultParagraphFont"/>
    <w:rsid w:val="00FE6477"/>
  </w:style>
  <w:style w:type="paragraph" w:customStyle="1" w:styleId="font-claude-response-body">
    <w:name w:val="font-claude-response-body"/>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E6477"/>
    <w:rPr>
      <w:b/>
      <w:bCs/>
    </w:rPr>
  </w:style>
  <w:style w:type="paragraph" w:styleId="HTMLPreformatted">
    <w:name w:val="HTML Preformatted"/>
    <w:basedOn w:val="Normal"/>
    <w:link w:val="HTMLPreformattedChar"/>
    <w:uiPriority w:val="99"/>
    <w:semiHidden/>
    <w:unhideWhenUsed/>
    <w:rsid w:val="00FE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E647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E6477"/>
    <w:rPr>
      <w:rFonts w:ascii="Courier New" w:eastAsia="Times New Roman" w:hAnsi="Courier New" w:cs="Courier New"/>
      <w:sz w:val="20"/>
      <w:szCs w:val="20"/>
    </w:rPr>
  </w:style>
  <w:style w:type="character" w:customStyle="1" w:styleId="token">
    <w:name w:val="token"/>
    <w:basedOn w:val="DefaultParagraphFont"/>
    <w:rsid w:val="00FE6477"/>
  </w:style>
  <w:style w:type="paragraph" w:customStyle="1" w:styleId="whitespace-normal">
    <w:name w:val="whitespace-normal"/>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0px">
    <w:name w:val="text-[10px]"/>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ppercase">
    <w:name w:val="uppercase"/>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FE6477"/>
  </w:style>
  <w:style w:type="character" w:customStyle="1" w:styleId="text-nowrap">
    <w:name w:val="text-nowrap"/>
    <w:basedOn w:val="DefaultParagraphFont"/>
    <w:rsid w:val="00FE6477"/>
  </w:style>
  <w:style w:type="character" w:customStyle="1" w:styleId="transition-all">
    <w:name w:val="transition-all"/>
    <w:basedOn w:val="DefaultParagraphFont"/>
    <w:rsid w:val="00FE6477"/>
  </w:style>
  <w:style w:type="paragraph" w:customStyle="1" w:styleId="font-ui">
    <w:name w:val="font-ui"/>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empty">
    <w:name w:val="is-empty"/>
    <w:basedOn w:val="Normal"/>
    <w:rsid w:val="00FE647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
    <w:name w:val="flex"/>
    <w:basedOn w:val="DefaultParagraphFont"/>
    <w:rsid w:val="00FE64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libxml2.so).2/" TargetMode="External"/><Relationship Id="rId21" Type="http://schemas.openxmlformats.org/officeDocument/2006/relationships/hyperlink" Target="http://libxml2.so).2/" TargetMode="External"/><Relationship Id="rId42" Type="http://schemas.openxmlformats.org/officeDocument/2006/relationships/hyperlink" Target="http://libxml2.so).2/" TargetMode="External"/><Relationship Id="rId47" Type="http://schemas.openxmlformats.org/officeDocument/2006/relationships/hyperlink" Target="http://linux.run/" TargetMode="External"/><Relationship Id="rId63" Type="http://schemas.openxmlformats.org/officeDocument/2006/relationships/hyperlink" Target="https://myclaw.ai/?utm_source=ggzhuan&amp;utm_source=google&amp;utm_medium=search&amp;utm_term=openclaw&amp;intent=xxx&amp;gad_source=1&amp;gad_campaignid=23639458965&amp;gbraid=0AAAABCxkYQOpwnSIPa1ms-P-YV2wm1AqX&amp;gclid=CjwKCAjw-8vPBhBbEiwAoA39Ws7mSRNqkw9r2NJbvtwkILS7-SW9uJgjqhGdMnijqQXXk84EhlyVVxoCYQwQAvD_BwE" TargetMode="External"/><Relationship Id="rId68" Type="http://schemas.openxmlformats.org/officeDocument/2006/relationships/hyperlink" Target="http://process.py/" TargetMode="External"/><Relationship Id="rId84" Type="http://schemas.openxmlformats.org/officeDocument/2006/relationships/hyperlink" Target="https://github.com/LukashEvgen/serverAI" TargetMode="External"/><Relationship Id="rId16" Type="http://schemas.openxmlformats.org/officeDocument/2006/relationships/hyperlink" Target="http://ua.archive.ubuntu.com/ubuntu/" TargetMode="External"/><Relationship Id="rId11" Type="http://schemas.openxmlformats.org/officeDocument/2006/relationships/hyperlink" Target="http://linux.run/" TargetMode="External"/><Relationship Id="rId32" Type="http://schemas.openxmlformats.org/officeDocument/2006/relationships/hyperlink" Target="http://libxml2.so).2/" TargetMode="External"/><Relationship Id="rId37" Type="http://schemas.openxmlformats.org/officeDocument/2006/relationships/hyperlink" Target="http://libxml2.so).2/" TargetMode="External"/><Relationship Id="rId53" Type="http://schemas.openxmlformats.org/officeDocument/2006/relationships/hyperlink" Target="http://libxml2.so).2/" TargetMode="External"/><Relationship Id="rId58" Type="http://schemas.openxmlformats.org/officeDocument/2006/relationships/hyperlink" Target="http://entrypoint.sh/" TargetMode="External"/><Relationship Id="rId74" Type="http://schemas.openxmlformats.org/officeDocument/2006/relationships/hyperlink" Target="http://meta.py/" TargetMode="External"/><Relationship Id="rId79" Type="http://schemas.openxmlformats.org/officeDocument/2006/relationships/hyperlink" Target="http://meta.py/" TargetMode="External"/><Relationship Id="rId5" Type="http://schemas.openxmlformats.org/officeDocument/2006/relationships/hyperlink" Target="https://claude.ai/project/019dbe65-ae9a-7533-97df-118b36cff0df" TargetMode="External"/><Relationship Id="rId19" Type="http://schemas.openxmlformats.org/officeDocument/2006/relationships/hyperlink" Target="http://libxml2.so).2/" TargetMode="External"/><Relationship Id="rId14" Type="http://schemas.openxmlformats.org/officeDocument/2006/relationships/hyperlink" Target="http://linux.run/" TargetMode="External"/><Relationship Id="rId22" Type="http://schemas.openxmlformats.org/officeDocument/2006/relationships/hyperlink" Target="http://libxml2.so/" TargetMode="External"/><Relationship Id="rId27" Type="http://schemas.openxmlformats.org/officeDocument/2006/relationships/hyperlink" Target="http://libxml2.so).2/" TargetMode="External"/><Relationship Id="rId30" Type="http://schemas.openxmlformats.org/officeDocument/2006/relationships/hyperlink" Target="http://libxml2.so).2/" TargetMode="External"/><Relationship Id="rId35" Type="http://schemas.openxmlformats.org/officeDocument/2006/relationships/hyperlink" Target="http://linux.run/" TargetMode="External"/><Relationship Id="rId43" Type="http://schemas.openxmlformats.org/officeDocument/2006/relationships/hyperlink" Target="http://linux.run/" TargetMode="External"/><Relationship Id="rId48" Type="http://schemas.openxmlformats.org/officeDocument/2006/relationships/hyperlink" Target="http://libxml2.so).2/" TargetMode="External"/><Relationship Id="rId56" Type="http://schemas.openxmlformats.org/officeDocument/2006/relationships/hyperlink" Target="http://www.nvidia.com/" TargetMode="External"/><Relationship Id="rId64" Type="http://schemas.openxmlformats.org/officeDocument/2006/relationships/hyperlink" Target="https://finance.yahoo.com/news/myclaw-ai-launches-worlds-first-153000127.html" TargetMode="External"/><Relationship Id="rId69" Type="http://schemas.openxmlformats.org/officeDocument/2006/relationships/hyperlink" Target="http://process.py/" TargetMode="External"/><Relationship Id="rId77" Type="http://schemas.openxmlformats.org/officeDocument/2006/relationships/hyperlink" Target="http://process.py/" TargetMode="External"/><Relationship Id="rId8" Type="http://schemas.openxmlformats.org/officeDocument/2006/relationships/hyperlink" Target="https://ubuntu.com/download/server" TargetMode="External"/><Relationship Id="rId51" Type="http://schemas.openxmlformats.org/officeDocument/2006/relationships/hyperlink" Target="http://linux.run/" TargetMode="External"/><Relationship Id="rId72" Type="http://schemas.openxmlformats.org/officeDocument/2006/relationships/hyperlink" Target="http://self.run)_setup(/" TargetMode="External"/><Relationship Id="rId80" Type="http://schemas.openxmlformats.org/officeDocument/2006/relationships/hyperlink" Target="http://self.run)_setup(/" TargetMode="External"/><Relationship Id="rId85" Type="http://schemas.openxmlformats.org/officeDocument/2006/relationships/hyperlink" Target="https://support.anthropic.com/en/articles/8525154-claude-is-providing-incorrect-or-misleading-responses-what-s-going-on" TargetMode="External"/><Relationship Id="rId3" Type="http://schemas.openxmlformats.org/officeDocument/2006/relationships/settings" Target="settings.xml"/><Relationship Id="rId12" Type="http://schemas.openxmlformats.org/officeDocument/2006/relationships/hyperlink" Target="http://linux.xn--run)-y96a/" TargetMode="External"/><Relationship Id="rId17" Type="http://schemas.openxmlformats.org/officeDocument/2006/relationships/hyperlink" Target="http://security.ubuntu.com/ubuntu/" TargetMode="External"/><Relationship Id="rId25" Type="http://schemas.openxmlformats.org/officeDocument/2006/relationships/hyperlink" Target="http://linux.run/" TargetMode="External"/><Relationship Id="rId33" Type="http://schemas.openxmlformats.org/officeDocument/2006/relationships/hyperlink" Target="http://libxml2.so).16/" TargetMode="External"/><Relationship Id="rId38" Type="http://schemas.openxmlformats.org/officeDocument/2006/relationships/hyperlink" Target="http://libxml2.so).2/" TargetMode="External"/><Relationship Id="rId46" Type="http://schemas.openxmlformats.org/officeDocument/2006/relationships/hyperlink" Target="http://libxml2.so).2/" TargetMode="External"/><Relationship Id="rId59" Type="http://schemas.openxmlformats.org/officeDocument/2006/relationships/hyperlink" Target="http://localhost:6333/" TargetMode="External"/><Relationship Id="rId67" Type="http://schemas.openxmlformats.org/officeDocument/2006/relationships/hyperlink" Target="http://process.py/" TargetMode="External"/><Relationship Id="rId20" Type="http://schemas.openxmlformats.org/officeDocument/2006/relationships/hyperlink" Target="http://linux.run/" TargetMode="External"/><Relationship Id="rId41" Type="http://schemas.openxmlformats.org/officeDocument/2006/relationships/hyperlink" Target="http://libxml2.so).2/" TargetMode="External"/><Relationship Id="rId54" Type="http://schemas.openxmlformats.org/officeDocument/2006/relationships/hyperlink" Target="http://libxml2.so).2/" TargetMode="External"/><Relationship Id="rId62" Type="http://schemas.openxmlformats.org/officeDocument/2006/relationships/hyperlink" Target="https://huggingface.co/Qwen/Qwen2.5-72B-Instruct-GGUF/resolve/main/qwen2.5-72b-instruct-q4_k_m.gguf" TargetMode="External"/><Relationship Id="rId70" Type="http://schemas.openxmlformats.org/officeDocument/2006/relationships/hyperlink" Target="http://meta.py/" TargetMode="External"/><Relationship Id="rId75" Type="http://schemas.openxmlformats.org/officeDocument/2006/relationships/hyperlink" Target="http://process.py/" TargetMode="External"/><Relationship Id="rId83" Type="http://schemas.openxmlformats.org/officeDocument/2006/relationships/hyperlink" Target="https://ppa.launchpadcontent.net/deadsnakes/ppa/ubuntu" TargetMode="External"/><Relationship Id="rId1" Type="http://schemas.openxmlformats.org/officeDocument/2006/relationships/numbering" Target="numbering.xml"/><Relationship Id="rId6" Type="http://schemas.openxmlformats.org/officeDocument/2006/relationships/hyperlink" Target="https://paperclip.ing/" TargetMode="External"/><Relationship Id="rId15" Type="http://schemas.openxmlformats.org/officeDocument/2006/relationships/hyperlink" Target="http://libxml2.so).2/" TargetMode="External"/><Relationship Id="rId23" Type="http://schemas.openxmlformats.org/officeDocument/2006/relationships/hyperlink" Target="http://libxml2.so).16/" TargetMode="External"/><Relationship Id="rId28" Type="http://schemas.openxmlformats.org/officeDocument/2006/relationships/hyperlink" Target="http://libxml2.so).2/" TargetMode="External"/><Relationship Id="rId36" Type="http://schemas.openxmlformats.org/officeDocument/2006/relationships/hyperlink" Target="http://libxml2.so).2/" TargetMode="External"/><Relationship Id="rId49" Type="http://schemas.openxmlformats.org/officeDocument/2006/relationships/hyperlink" Target="http://libxml2.so).2/" TargetMode="External"/><Relationship Id="rId57" Type="http://schemas.openxmlformats.org/officeDocument/2006/relationships/hyperlink" Target="https://ubuntu.com/download/server" TargetMode="External"/><Relationship Id="rId10" Type="http://schemas.openxmlformats.org/officeDocument/2006/relationships/hyperlink" Target="http://ua.archive.ubuntu.com/ubuntu" TargetMode="External"/><Relationship Id="rId31" Type="http://schemas.openxmlformats.org/officeDocument/2006/relationships/hyperlink" Target="http://libxml2.so).2/" TargetMode="External"/><Relationship Id="rId44" Type="http://schemas.openxmlformats.org/officeDocument/2006/relationships/hyperlink" Target="http://libxml2.so).2/" TargetMode="External"/><Relationship Id="rId52" Type="http://schemas.openxmlformats.org/officeDocument/2006/relationships/hyperlink" Target="http://libxml2.so).2/" TargetMode="External"/><Relationship Id="rId60" Type="http://schemas.openxmlformats.org/officeDocument/2006/relationships/hyperlink" Target="https://huggingface.co/Qwen/Qwen2.5-72B-Instruct-GGUF/resolve/main/qwen2.5-72b-instruct-q4_k_m.gguf" TargetMode="External"/><Relationship Id="rId65" Type="http://schemas.openxmlformats.org/officeDocument/2006/relationships/hyperlink" Target="https://myclaw.tech/" TargetMode="External"/><Relationship Id="rId73" Type="http://schemas.openxmlformats.org/officeDocument/2006/relationships/hyperlink" Target="http://meta.py/" TargetMode="External"/><Relationship Id="rId78" Type="http://schemas.openxmlformats.org/officeDocument/2006/relationships/hyperlink" Target="http://meta.py/" TargetMode="External"/><Relationship Id="rId81" Type="http://schemas.openxmlformats.org/officeDocument/2006/relationships/hyperlink" Target="http://meta.py/" TargetMode="Externa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rufus.ie/" TargetMode="External"/><Relationship Id="rId13" Type="http://schemas.openxmlformats.org/officeDocument/2006/relationships/hyperlink" Target="http://linux.run/" TargetMode="External"/><Relationship Id="rId18" Type="http://schemas.openxmlformats.org/officeDocument/2006/relationships/hyperlink" Target="http://linux.run/" TargetMode="External"/><Relationship Id="rId39" Type="http://schemas.openxmlformats.org/officeDocument/2006/relationships/hyperlink" Target="http://linux.run/" TargetMode="External"/><Relationship Id="rId34" Type="http://schemas.openxmlformats.org/officeDocument/2006/relationships/hyperlink" Target="http://libxml2.so).2/" TargetMode="External"/><Relationship Id="rId50" Type="http://schemas.openxmlformats.org/officeDocument/2006/relationships/hyperlink" Target="http://libxml2.so).2/" TargetMode="External"/><Relationship Id="rId55" Type="http://schemas.openxmlformats.org/officeDocument/2006/relationships/hyperlink" Target="http://64-575.51.03.run/" TargetMode="External"/><Relationship Id="rId76" Type="http://schemas.openxmlformats.org/officeDocument/2006/relationships/hyperlink" Target="http://process.py/" TargetMode="External"/><Relationship Id="rId7" Type="http://schemas.openxmlformats.org/officeDocument/2006/relationships/hyperlink" Target="https://paperclip.ing/" TargetMode="External"/><Relationship Id="rId71" Type="http://schemas.openxmlformats.org/officeDocument/2006/relationships/hyperlink" Target="http://meta.py/" TargetMode="External"/><Relationship Id="rId2" Type="http://schemas.openxmlformats.org/officeDocument/2006/relationships/styles" Target="styles.xml"/><Relationship Id="rId29" Type="http://schemas.openxmlformats.org/officeDocument/2006/relationships/hyperlink" Target="http://linux.run/" TargetMode="External"/><Relationship Id="rId24" Type="http://schemas.openxmlformats.org/officeDocument/2006/relationships/hyperlink" Target="http://libxml2.so).16.1.2/" TargetMode="External"/><Relationship Id="rId40" Type="http://schemas.openxmlformats.org/officeDocument/2006/relationships/hyperlink" Target="http://libxml2.so).2/" TargetMode="External"/><Relationship Id="rId45" Type="http://schemas.openxmlformats.org/officeDocument/2006/relationships/hyperlink" Target="http://libxml2.so).2/" TargetMode="External"/><Relationship Id="rId66" Type="http://schemas.openxmlformats.org/officeDocument/2006/relationships/hyperlink" Target="https://openclaw.ai/" TargetMode="External"/><Relationship Id="rId87" Type="http://schemas.openxmlformats.org/officeDocument/2006/relationships/theme" Target="theme/theme1.xml"/><Relationship Id="rId61" Type="http://schemas.openxmlformats.org/officeDocument/2006/relationships/hyperlink" Target="https://huggingface.co/Qwen/Qwen2.5-72B-Instruct-GGUF/resolve/main/qwen2.5-72b-instruct-q4_k_m.gguf" TargetMode="External"/><Relationship Id="rId82" Type="http://schemas.openxmlformats.org/officeDocument/2006/relationships/hyperlink" Target="http://met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81</Pages>
  <Words>14482</Words>
  <Characters>102249</Characters>
  <Application>Microsoft Office Word</Application>
  <DocSecurity>0</DocSecurity>
  <Lines>3298</Lines>
  <Paragraphs>2483</Paragraphs>
  <ScaleCrop>false</ScaleCrop>
  <Company/>
  <LinksUpToDate>false</LinksUpToDate>
  <CharactersWithSpaces>114248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Євген Лукашенко</dc:creator>
  <cp:keywords/>
  <dc:description/>
  <cp:lastModifiedBy>Євген Лукашенко</cp:lastModifiedBy>
  <cp:revision>1</cp:revision>
  <dcterms:created xsi:type="dcterms:W3CDTF">2026-04-30T18:29:00Z</dcterms:created>
  <dcterms:modified xsi:type="dcterms:W3CDTF">2026-04-30T18:29:00Z</dcterms:modified>
</cp:coreProperties>
</file>